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rutenet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3"/>
      </w:tblGrid>
      <w:tr w:rsidR="00A517A0" w:rsidRPr="00101C0B" w14:paraId="0ACBE9ED" w14:textId="77777777" w:rsidTr="00A517A0">
        <w:tc>
          <w:tcPr>
            <w:tcW w:w="2500" w:type="pct"/>
          </w:tcPr>
          <w:p w14:paraId="0B862B18" w14:textId="77777777" w:rsidR="00A517A0" w:rsidRDefault="00A517A0" w:rsidP="00720C06"/>
        </w:tc>
        <w:tc>
          <w:tcPr>
            <w:tcW w:w="2500" w:type="pct"/>
          </w:tcPr>
          <w:p w14:paraId="352FEE0B" w14:textId="77777777" w:rsidR="00A517A0" w:rsidRPr="00101C0B" w:rsidRDefault="00A517A0" w:rsidP="00720C06">
            <w:pPr>
              <w:rPr>
                <w:lang w:val="en-GB"/>
              </w:rPr>
            </w:pPr>
            <w:r w:rsidRPr="00101C0B">
              <w:rPr>
                <w:noProof/>
                <w:lang w:val="en-GB"/>
              </w:rPr>
              <w:drawing>
                <wp:anchor distT="0" distB="0" distL="114300" distR="114300" simplePos="0" relativeHeight="251658240" behindDoc="1" locked="0" layoutInCell="1" allowOverlap="1" wp14:anchorId="189B58D1" wp14:editId="1AAB05F2">
                  <wp:simplePos x="0" y="0"/>
                  <wp:positionH relativeFrom="column">
                    <wp:posOffset>1865630</wp:posOffset>
                  </wp:positionH>
                  <wp:positionV relativeFrom="paragraph">
                    <wp:posOffset>3175</wp:posOffset>
                  </wp:positionV>
                  <wp:extent cx="1397635" cy="974090"/>
                  <wp:effectExtent l="0" t="0" r="0" b="0"/>
                  <wp:wrapTight wrapText="bothSides">
                    <wp:wrapPolygon edited="0">
                      <wp:start x="0" y="0"/>
                      <wp:lineTo x="0" y="21121"/>
                      <wp:lineTo x="21198" y="21121"/>
                      <wp:lineTo x="21198"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erdocean Shipping | The Greener Alternative | Norw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635" cy="9740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517A0" w:rsidRPr="00C20FD0" w14:paraId="7F346889" w14:textId="77777777" w:rsidTr="00A517A0">
        <w:tc>
          <w:tcPr>
            <w:tcW w:w="2500" w:type="pct"/>
            <w:tcBorders>
              <w:right w:val="single" w:sz="4" w:space="0" w:color="auto"/>
            </w:tcBorders>
          </w:tcPr>
          <w:p w14:paraId="4BD9D8FA" w14:textId="77777777" w:rsidR="00A517A0" w:rsidRDefault="00A517A0" w:rsidP="00720C06">
            <w:pPr>
              <w:spacing w:after="240"/>
            </w:pPr>
          </w:p>
        </w:tc>
        <w:tc>
          <w:tcPr>
            <w:tcW w:w="2500" w:type="pct"/>
            <w:tcBorders>
              <w:left w:val="single" w:sz="4" w:space="0" w:color="auto"/>
            </w:tcBorders>
          </w:tcPr>
          <w:p w14:paraId="7F65CB47" w14:textId="77777777" w:rsidR="00A517A0" w:rsidRPr="00101C0B" w:rsidRDefault="00A517A0" w:rsidP="00720C06">
            <w:pPr>
              <w:spacing w:after="240"/>
              <w:rPr>
                <w:noProof/>
                <w:lang w:val="en-GB"/>
              </w:rPr>
            </w:pPr>
            <w:r w:rsidRPr="00101C0B">
              <w:rPr>
                <w:i/>
                <w:color w:val="808080"/>
                <w:sz w:val="18"/>
                <w:szCs w:val="18"/>
                <w:lang w:val="en-GB"/>
              </w:rPr>
              <w:t>The English version is for informational purposes only. In case of any discrepancies between the Norwegian and the English translation, the Norwegian version prevails.</w:t>
            </w:r>
          </w:p>
        </w:tc>
      </w:tr>
      <w:tr w:rsidR="00A517A0" w:rsidRPr="00C20FD0" w14:paraId="083CABE4" w14:textId="77777777" w:rsidTr="00A517A0">
        <w:tc>
          <w:tcPr>
            <w:tcW w:w="2500" w:type="pct"/>
            <w:tcBorders>
              <w:right w:val="single" w:sz="4" w:space="0" w:color="auto"/>
            </w:tcBorders>
          </w:tcPr>
          <w:p w14:paraId="547BA093" w14:textId="77777777" w:rsidR="00A517A0" w:rsidRPr="005C7D67" w:rsidRDefault="00A517A0" w:rsidP="00A517A0">
            <w:pPr>
              <w:spacing w:before="120" w:after="120"/>
              <w:jc w:val="center"/>
              <w:rPr>
                <w:b/>
                <w:bCs/>
              </w:rPr>
            </w:pPr>
            <w:r w:rsidRPr="005C7D67">
              <w:rPr>
                <w:b/>
                <w:bCs/>
              </w:rPr>
              <w:t>PROTOKOLL FRA</w:t>
            </w:r>
          </w:p>
          <w:p w14:paraId="25CC1912" w14:textId="77777777" w:rsidR="00A517A0" w:rsidRPr="005C7D67" w:rsidRDefault="00A517A0" w:rsidP="00A517A0">
            <w:pPr>
              <w:spacing w:before="120" w:after="120"/>
              <w:jc w:val="center"/>
              <w:rPr>
                <w:b/>
                <w:bCs/>
              </w:rPr>
            </w:pPr>
            <w:r w:rsidRPr="005C7D67">
              <w:rPr>
                <w:b/>
                <w:bCs/>
              </w:rPr>
              <w:t>EKSTRAORDNINÆR GENERALFORSAMLING</w:t>
            </w:r>
          </w:p>
          <w:p w14:paraId="21EA9012" w14:textId="77777777" w:rsidR="00A517A0" w:rsidRPr="005C7D67" w:rsidRDefault="00A517A0" w:rsidP="00A517A0">
            <w:pPr>
              <w:spacing w:before="120" w:after="120"/>
              <w:jc w:val="center"/>
              <w:rPr>
                <w:b/>
                <w:bCs/>
              </w:rPr>
            </w:pPr>
            <w:r w:rsidRPr="005C7D67">
              <w:rPr>
                <w:b/>
                <w:bCs/>
              </w:rPr>
              <w:t>I</w:t>
            </w:r>
          </w:p>
          <w:p w14:paraId="1B533C96" w14:textId="77777777" w:rsidR="00A517A0" w:rsidRPr="008D7952" w:rsidRDefault="00A517A0" w:rsidP="00A517A0">
            <w:pPr>
              <w:spacing w:before="120" w:after="120"/>
              <w:jc w:val="center"/>
              <w:rPr>
                <w:b/>
                <w:szCs w:val="21"/>
              </w:rPr>
            </w:pPr>
            <w:r w:rsidRPr="008D7952">
              <w:rPr>
                <w:rFonts w:eastAsia="Times New Roman" w:cs="Calibri"/>
                <w:b/>
                <w:bCs/>
                <w:szCs w:val="21"/>
              </w:rPr>
              <w:t>FERDOCEAN SHIPPING AS</w:t>
            </w:r>
          </w:p>
          <w:p w14:paraId="228C6946" w14:textId="63480F19" w:rsidR="00A517A0" w:rsidRDefault="00A517A0" w:rsidP="00A517A0">
            <w:pPr>
              <w:spacing w:before="120" w:after="120"/>
              <w:jc w:val="center"/>
            </w:pPr>
            <w:r w:rsidRPr="001C384A">
              <w:rPr>
                <w:rFonts w:asciiTheme="majorHAnsi" w:hAnsiTheme="majorHAnsi"/>
                <w:szCs w:val="21"/>
                <w:lang w:val="nn-NO"/>
              </w:rPr>
              <w:t xml:space="preserve">(org. nr. </w:t>
            </w:r>
            <w:r w:rsidRPr="001C384A">
              <w:rPr>
                <w:rFonts w:eastAsia="Times New Roman" w:cs="Calibri"/>
                <w:szCs w:val="21"/>
                <w:lang w:val="nn-NO"/>
              </w:rPr>
              <w:t>923 989 757</w:t>
            </w:r>
            <w:r w:rsidRPr="001C384A">
              <w:rPr>
                <w:szCs w:val="21"/>
                <w:lang w:val="nn-NO"/>
              </w:rPr>
              <w:t>)</w:t>
            </w:r>
          </w:p>
        </w:tc>
        <w:tc>
          <w:tcPr>
            <w:tcW w:w="2500" w:type="pct"/>
            <w:tcBorders>
              <w:left w:val="single" w:sz="4" w:space="0" w:color="auto"/>
            </w:tcBorders>
          </w:tcPr>
          <w:p w14:paraId="454230DE" w14:textId="77777777" w:rsidR="00A517A0" w:rsidRPr="000332B6" w:rsidRDefault="00A517A0" w:rsidP="00A517A0">
            <w:pPr>
              <w:spacing w:before="120" w:after="120"/>
              <w:jc w:val="center"/>
              <w:rPr>
                <w:b/>
                <w:bCs/>
                <w:lang w:val="en-GB"/>
              </w:rPr>
            </w:pPr>
            <w:r w:rsidRPr="000332B6">
              <w:rPr>
                <w:b/>
                <w:bCs/>
                <w:lang w:val="en-GB"/>
              </w:rPr>
              <w:t>MINUTES OF</w:t>
            </w:r>
          </w:p>
          <w:p w14:paraId="17598F51" w14:textId="77777777" w:rsidR="00A517A0" w:rsidRPr="000332B6" w:rsidRDefault="00A517A0" w:rsidP="00A517A0">
            <w:pPr>
              <w:spacing w:before="120" w:after="120"/>
              <w:jc w:val="center"/>
              <w:rPr>
                <w:b/>
                <w:bCs/>
                <w:lang w:val="en-GB"/>
              </w:rPr>
            </w:pPr>
            <w:r w:rsidRPr="000332B6">
              <w:rPr>
                <w:b/>
                <w:bCs/>
                <w:lang w:val="en-GB"/>
              </w:rPr>
              <w:t>EXTRAORDINARY GENERAL MEETING</w:t>
            </w:r>
          </w:p>
          <w:p w14:paraId="0A31C180" w14:textId="77777777" w:rsidR="00A517A0" w:rsidRDefault="00A517A0" w:rsidP="00A517A0">
            <w:pPr>
              <w:spacing w:before="120" w:after="120"/>
              <w:jc w:val="center"/>
              <w:rPr>
                <w:rFonts w:eastAsia="Times New Roman" w:cs="Calibri"/>
                <w:b/>
                <w:bCs/>
                <w:szCs w:val="21"/>
                <w:lang w:val="en-GB"/>
              </w:rPr>
            </w:pPr>
            <w:r w:rsidRPr="000332B6">
              <w:rPr>
                <w:b/>
                <w:bCs/>
                <w:lang w:val="en-GB"/>
              </w:rPr>
              <w:t>IN</w:t>
            </w:r>
            <w:r w:rsidRPr="00101C0B">
              <w:rPr>
                <w:rFonts w:eastAsia="Times New Roman" w:cs="Calibri"/>
                <w:b/>
                <w:bCs/>
                <w:szCs w:val="21"/>
                <w:lang w:val="en-GB"/>
              </w:rPr>
              <w:t xml:space="preserve"> </w:t>
            </w:r>
          </w:p>
          <w:p w14:paraId="6BD76839" w14:textId="7192075F" w:rsidR="00A517A0" w:rsidRPr="00101C0B" w:rsidRDefault="00A517A0" w:rsidP="00A517A0">
            <w:pPr>
              <w:spacing w:before="120" w:after="120"/>
              <w:jc w:val="center"/>
              <w:rPr>
                <w:b/>
                <w:szCs w:val="21"/>
                <w:lang w:val="en-GB"/>
              </w:rPr>
            </w:pPr>
            <w:r w:rsidRPr="00101C0B">
              <w:rPr>
                <w:rFonts w:eastAsia="Times New Roman" w:cs="Calibri"/>
                <w:b/>
                <w:bCs/>
                <w:szCs w:val="21"/>
                <w:lang w:val="en-GB"/>
              </w:rPr>
              <w:t>FERDOCEAN SHIPPING AS</w:t>
            </w:r>
          </w:p>
          <w:p w14:paraId="7FAF6EDA" w14:textId="41C63337" w:rsidR="00A517A0" w:rsidRPr="00101C0B" w:rsidRDefault="00A517A0" w:rsidP="00A517A0">
            <w:pPr>
              <w:spacing w:before="120" w:after="120"/>
              <w:jc w:val="center"/>
              <w:rPr>
                <w:i/>
                <w:color w:val="808080"/>
                <w:sz w:val="18"/>
                <w:szCs w:val="18"/>
                <w:lang w:val="en-GB"/>
              </w:rPr>
            </w:pPr>
            <w:r w:rsidRPr="00101C0B">
              <w:rPr>
                <w:rFonts w:asciiTheme="majorHAnsi" w:hAnsiTheme="majorHAnsi"/>
                <w:szCs w:val="21"/>
                <w:lang w:val="en-GB"/>
              </w:rPr>
              <w:t xml:space="preserve">(company reg. no. </w:t>
            </w:r>
            <w:r w:rsidRPr="00101C0B">
              <w:rPr>
                <w:rFonts w:eastAsia="Times New Roman" w:cs="Calibri"/>
                <w:szCs w:val="21"/>
                <w:lang w:val="en-GB"/>
              </w:rPr>
              <w:t>923 989 757</w:t>
            </w:r>
            <w:r w:rsidRPr="00101C0B">
              <w:rPr>
                <w:szCs w:val="21"/>
                <w:lang w:val="en-GB"/>
              </w:rPr>
              <w:t>)</w:t>
            </w:r>
          </w:p>
        </w:tc>
      </w:tr>
      <w:tr w:rsidR="00A517A0" w:rsidRPr="00C20FD0" w14:paraId="2C833169" w14:textId="77777777" w:rsidTr="00A517A0">
        <w:trPr>
          <w:trHeight w:val="798"/>
        </w:trPr>
        <w:tc>
          <w:tcPr>
            <w:tcW w:w="2500" w:type="pct"/>
            <w:tcBorders>
              <w:right w:val="single" w:sz="4" w:space="0" w:color="auto"/>
            </w:tcBorders>
          </w:tcPr>
          <w:p w14:paraId="1BA3C57B" w14:textId="2D72A0C2" w:rsidR="00A517A0" w:rsidRPr="005C7D67" w:rsidRDefault="00A517A0" w:rsidP="00A517A0">
            <w:pPr>
              <w:spacing w:before="120" w:after="240"/>
              <w:rPr>
                <w:b/>
                <w:bCs/>
              </w:rPr>
            </w:pPr>
            <w:r w:rsidRPr="00211208">
              <w:t xml:space="preserve">Den </w:t>
            </w:r>
            <w:r w:rsidR="008D7952">
              <w:t>21</w:t>
            </w:r>
            <w:r w:rsidRPr="00211208">
              <w:t xml:space="preserve">. </w:t>
            </w:r>
            <w:r>
              <w:t>november</w:t>
            </w:r>
            <w:r w:rsidRPr="00211208">
              <w:t xml:space="preserve"> 2023</w:t>
            </w:r>
            <w:r w:rsidRPr="00211208">
              <w:rPr>
                <w:rFonts w:cs="Cambria"/>
                <w:szCs w:val="21"/>
              </w:rPr>
              <w:t xml:space="preserve"> kl. </w:t>
            </w:r>
            <w:r w:rsidR="008D7952">
              <w:rPr>
                <w:rFonts w:cs="Cambria"/>
                <w:szCs w:val="21"/>
              </w:rPr>
              <w:t>12.00</w:t>
            </w:r>
            <w:r w:rsidRPr="00211208">
              <w:t xml:space="preserve"> </w:t>
            </w:r>
            <w:r>
              <w:t>ble det avholdt</w:t>
            </w:r>
            <w:r w:rsidRPr="00211208">
              <w:t xml:space="preserve"> ekstraordinær generalforsamling i </w:t>
            </w:r>
            <w:r w:rsidRPr="00E00288">
              <w:t>Ferdocean Shipping</w:t>
            </w:r>
            <w:r>
              <w:t> </w:t>
            </w:r>
            <w:r w:rsidRPr="00E00288">
              <w:t>AS</w:t>
            </w:r>
            <w:r w:rsidRPr="00211208">
              <w:t xml:space="preserve"> ("</w:t>
            </w:r>
            <w:r w:rsidRPr="00211208">
              <w:rPr>
                <w:b/>
                <w:bCs/>
              </w:rPr>
              <w:t>Selskapet</w:t>
            </w:r>
            <w:r w:rsidRPr="00211208">
              <w:t>")</w:t>
            </w:r>
            <w:r>
              <w:t xml:space="preserve"> </w:t>
            </w:r>
            <w:r w:rsidRPr="005C7D67">
              <w:t>elektronisk via Teams.</w:t>
            </w:r>
          </w:p>
        </w:tc>
        <w:tc>
          <w:tcPr>
            <w:tcW w:w="2500" w:type="pct"/>
            <w:tcBorders>
              <w:left w:val="single" w:sz="4" w:space="0" w:color="auto"/>
            </w:tcBorders>
          </w:tcPr>
          <w:p w14:paraId="74DBBA33" w14:textId="037B32EE" w:rsidR="00A517A0" w:rsidRPr="00A517A0" w:rsidRDefault="00A517A0" w:rsidP="00A517A0">
            <w:pPr>
              <w:spacing w:before="120" w:after="240"/>
              <w:rPr>
                <w:b/>
                <w:bCs/>
                <w:lang w:val="en-US"/>
              </w:rPr>
            </w:pPr>
            <w:r w:rsidRPr="005A1324">
              <w:rPr>
                <w:lang w:val="en-GB"/>
              </w:rPr>
              <w:t xml:space="preserve">An extraordinary general meeting </w:t>
            </w:r>
            <w:r>
              <w:rPr>
                <w:lang w:val="en-GB"/>
              </w:rPr>
              <w:t xml:space="preserve">of </w:t>
            </w:r>
            <w:r w:rsidRPr="00E00288">
              <w:rPr>
                <w:lang w:val="en-US"/>
              </w:rPr>
              <w:t>Ferdocean Shipping AS</w:t>
            </w:r>
            <w:r>
              <w:rPr>
                <w:lang w:val="en-GB"/>
              </w:rPr>
              <w:t xml:space="preserve"> (the "</w:t>
            </w:r>
            <w:r>
              <w:rPr>
                <w:b/>
                <w:bCs/>
                <w:lang w:val="en-GB"/>
              </w:rPr>
              <w:t>Company</w:t>
            </w:r>
            <w:r>
              <w:rPr>
                <w:lang w:val="en-GB"/>
              </w:rPr>
              <w:t xml:space="preserve">") was held on </w:t>
            </w:r>
            <w:r w:rsidR="008D7952">
              <w:rPr>
                <w:lang w:val="en-GB"/>
              </w:rPr>
              <w:t>2</w:t>
            </w:r>
            <w:r w:rsidR="00D67D0C">
              <w:rPr>
                <w:lang w:val="en-GB"/>
              </w:rPr>
              <w:t>1</w:t>
            </w:r>
            <w:r>
              <w:rPr>
                <w:lang w:val="en-GB"/>
              </w:rPr>
              <w:t> November 2023</w:t>
            </w:r>
            <w:r>
              <w:rPr>
                <w:szCs w:val="21"/>
                <w:lang w:val="en-US"/>
              </w:rPr>
              <w:t xml:space="preserve"> at </w:t>
            </w:r>
            <w:r w:rsidR="008D7952">
              <w:rPr>
                <w:szCs w:val="21"/>
                <w:lang w:val="en-US"/>
              </w:rPr>
              <w:t>12</w:t>
            </w:r>
            <w:r>
              <w:rPr>
                <w:szCs w:val="21"/>
                <w:lang w:val="en-US"/>
              </w:rPr>
              <w:t xml:space="preserve">:00 CET </w:t>
            </w:r>
            <w:r w:rsidRPr="000332B6">
              <w:rPr>
                <w:lang w:val="en-GB"/>
              </w:rPr>
              <w:t>electronically through Teams</w:t>
            </w:r>
            <w:r w:rsidRPr="000332B6">
              <w:rPr>
                <w:szCs w:val="21"/>
                <w:lang w:val="en-GB"/>
              </w:rPr>
              <w:t>.</w:t>
            </w:r>
          </w:p>
        </w:tc>
      </w:tr>
      <w:tr w:rsidR="00A517A0" w:rsidRPr="00C20FD0" w14:paraId="75CE68D8" w14:textId="77777777" w:rsidTr="00A517A0">
        <w:trPr>
          <w:trHeight w:val="798"/>
        </w:trPr>
        <w:tc>
          <w:tcPr>
            <w:tcW w:w="2500" w:type="pct"/>
            <w:tcBorders>
              <w:right w:val="single" w:sz="4" w:space="0" w:color="auto"/>
            </w:tcBorders>
          </w:tcPr>
          <w:p w14:paraId="3B3AEA71" w14:textId="6168FC50" w:rsidR="00A517A0" w:rsidRPr="00211208" w:rsidRDefault="00A517A0" w:rsidP="00A517A0">
            <w:pPr>
              <w:spacing w:after="240"/>
            </w:pPr>
            <w:r w:rsidRPr="005C7D67">
              <w:rPr>
                <w:rFonts w:asciiTheme="majorHAnsi" w:hAnsiTheme="majorHAnsi"/>
                <w:szCs w:val="21"/>
              </w:rPr>
              <w:t xml:space="preserve">Generalforsamlingen ble åpnet av </w:t>
            </w:r>
            <w:r w:rsidR="00DA1B02">
              <w:rPr>
                <w:rFonts w:asciiTheme="majorHAnsi" w:hAnsiTheme="majorHAnsi"/>
                <w:szCs w:val="21"/>
              </w:rPr>
              <w:t>Tor-Axel Schwerdt</w:t>
            </w:r>
            <w:r w:rsidRPr="005C7D67">
              <w:rPr>
                <w:rFonts w:asciiTheme="majorHAnsi" w:hAnsiTheme="majorHAnsi"/>
                <w:szCs w:val="21"/>
              </w:rPr>
              <w:t xml:space="preserve">, som opptok fortegnelse over møtende aksjeeiere og fullmakter. Fortegnelsen, inkludert antall aksjer og stemmer representert, er inntatt som </w:t>
            </w:r>
            <w:r w:rsidRPr="005C7D67">
              <w:rPr>
                <w:rFonts w:asciiTheme="majorHAnsi" w:hAnsiTheme="majorHAnsi"/>
                <w:szCs w:val="21"/>
                <w:u w:val="single"/>
              </w:rPr>
              <w:t>Vedlegg </w:t>
            </w:r>
            <w:r>
              <w:rPr>
                <w:rFonts w:asciiTheme="majorHAnsi" w:hAnsiTheme="majorHAnsi"/>
                <w:szCs w:val="21"/>
                <w:u w:val="single"/>
              </w:rPr>
              <w:t>1</w:t>
            </w:r>
            <w:r w:rsidRPr="005C7D67">
              <w:rPr>
                <w:rFonts w:asciiTheme="majorHAnsi" w:hAnsiTheme="majorHAnsi"/>
                <w:szCs w:val="21"/>
              </w:rPr>
              <w:t xml:space="preserve"> til protokollen. </w:t>
            </w:r>
          </w:p>
        </w:tc>
        <w:tc>
          <w:tcPr>
            <w:tcW w:w="2500" w:type="pct"/>
            <w:tcBorders>
              <w:left w:val="single" w:sz="4" w:space="0" w:color="auto"/>
            </w:tcBorders>
          </w:tcPr>
          <w:p w14:paraId="5E40C4E5" w14:textId="0502A0FF" w:rsidR="00A517A0" w:rsidRPr="005A1324" w:rsidRDefault="00A517A0" w:rsidP="00A517A0">
            <w:pPr>
              <w:spacing w:after="240"/>
              <w:rPr>
                <w:lang w:val="en-GB"/>
              </w:rPr>
            </w:pPr>
            <w:r w:rsidRPr="000332B6">
              <w:rPr>
                <w:rFonts w:asciiTheme="majorHAnsi" w:hAnsiTheme="majorHAnsi"/>
                <w:szCs w:val="21"/>
                <w:lang w:val="en-GB"/>
              </w:rPr>
              <w:t xml:space="preserve">The general meeting was opened by </w:t>
            </w:r>
            <w:r w:rsidR="001252ED">
              <w:rPr>
                <w:rFonts w:asciiTheme="majorHAnsi" w:hAnsiTheme="majorHAnsi"/>
                <w:szCs w:val="21"/>
                <w:lang w:val="en-GB"/>
              </w:rPr>
              <w:t xml:space="preserve">Tor-Axel </w:t>
            </w:r>
            <w:r w:rsidR="00460FA8">
              <w:rPr>
                <w:rFonts w:asciiTheme="majorHAnsi" w:hAnsiTheme="majorHAnsi"/>
                <w:szCs w:val="21"/>
                <w:lang w:val="en-GB"/>
              </w:rPr>
              <w:t>Schwerdt</w:t>
            </w:r>
            <w:r w:rsidR="00460FA8" w:rsidRPr="000332B6">
              <w:rPr>
                <w:rFonts w:asciiTheme="majorHAnsi" w:hAnsiTheme="majorHAnsi"/>
                <w:szCs w:val="21"/>
                <w:lang w:val="en-GB"/>
              </w:rPr>
              <w:t>, who</w:t>
            </w:r>
            <w:r w:rsidRPr="000332B6">
              <w:rPr>
                <w:rFonts w:asciiTheme="majorHAnsi" w:hAnsiTheme="majorHAnsi"/>
                <w:szCs w:val="21"/>
                <w:lang w:val="en-GB"/>
              </w:rPr>
              <w:t xml:space="preserve"> kept a record of attending shareholders and proxies. The record, including the number of shares and votes represented, is attached to these minutes as </w:t>
            </w:r>
            <w:r w:rsidRPr="000332B6">
              <w:rPr>
                <w:rFonts w:asciiTheme="majorHAnsi" w:hAnsiTheme="majorHAnsi"/>
                <w:szCs w:val="21"/>
                <w:u w:val="single"/>
                <w:lang w:val="en-GB"/>
              </w:rPr>
              <w:t xml:space="preserve">Appendix </w:t>
            </w:r>
            <w:r>
              <w:rPr>
                <w:rFonts w:asciiTheme="majorHAnsi" w:hAnsiTheme="majorHAnsi"/>
                <w:szCs w:val="21"/>
                <w:u w:val="single"/>
                <w:lang w:val="en-GB"/>
              </w:rPr>
              <w:t>1</w:t>
            </w:r>
            <w:r w:rsidRPr="000332B6">
              <w:rPr>
                <w:rFonts w:asciiTheme="majorHAnsi" w:hAnsiTheme="majorHAnsi"/>
                <w:szCs w:val="21"/>
                <w:u w:val="single"/>
                <w:lang w:val="en-GB"/>
              </w:rPr>
              <w:t xml:space="preserve">. </w:t>
            </w:r>
          </w:p>
        </w:tc>
      </w:tr>
      <w:tr w:rsidR="00A517A0" w:rsidRPr="00C20FD0" w14:paraId="25091014" w14:textId="77777777" w:rsidTr="00A517A0">
        <w:trPr>
          <w:trHeight w:val="798"/>
        </w:trPr>
        <w:tc>
          <w:tcPr>
            <w:tcW w:w="2500" w:type="pct"/>
            <w:tcBorders>
              <w:right w:val="single" w:sz="4" w:space="0" w:color="auto"/>
            </w:tcBorders>
          </w:tcPr>
          <w:p w14:paraId="35801D89" w14:textId="2B77E109" w:rsidR="00A517A0" w:rsidRPr="005C7D67" w:rsidRDefault="00A517A0" w:rsidP="00A517A0">
            <w:pPr>
              <w:spacing w:after="240"/>
              <w:rPr>
                <w:rFonts w:asciiTheme="majorHAnsi" w:hAnsiTheme="majorHAnsi"/>
                <w:szCs w:val="21"/>
              </w:rPr>
            </w:pPr>
            <w:r w:rsidRPr="005C7D67">
              <w:rPr>
                <w:rFonts w:asciiTheme="majorHAnsi" w:hAnsiTheme="majorHAnsi"/>
                <w:szCs w:val="21"/>
              </w:rPr>
              <w:t>I henhold til fortegnelsen var totalt</w:t>
            </w:r>
            <w:r w:rsidR="00205DBB">
              <w:rPr>
                <w:rFonts w:asciiTheme="majorHAnsi" w:hAnsiTheme="majorHAnsi"/>
                <w:szCs w:val="21"/>
              </w:rPr>
              <w:t xml:space="preserve"> </w:t>
            </w:r>
            <w:r w:rsidR="0003634E">
              <w:rPr>
                <w:rFonts w:asciiTheme="majorHAnsi" w:hAnsiTheme="majorHAnsi"/>
                <w:szCs w:val="21"/>
              </w:rPr>
              <w:t>118 756</w:t>
            </w:r>
            <w:r w:rsidR="00205DBB">
              <w:rPr>
                <w:rFonts w:asciiTheme="majorHAnsi" w:hAnsiTheme="majorHAnsi"/>
                <w:szCs w:val="21"/>
              </w:rPr>
              <w:t xml:space="preserve"> </w:t>
            </w:r>
            <w:r w:rsidRPr="005C7D67">
              <w:rPr>
                <w:rFonts w:asciiTheme="majorHAnsi" w:hAnsiTheme="majorHAnsi"/>
                <w:szCs w:val="21"/>
              </w:rPr>
              <w:t>aksjer, som tilsvarer</w:t>
            </w:r>
            <w:r w:rsidR="005007C3">
              <w:rPr>
                <w:rFonts w:asciiTheme="majorHAnsi" w:hAnsiTheme="majorHAnsi"/>
                <w:szCs w:val="21"/>
              </w:rPr>
              <w:t xml:space="preserve"> </w:t>
            </w:r>
            <w:r w:rsidR="00205DBB">
              <w:rPr>
                <w:rFonts w:asciiTheme="majorHAnsi" w:hAnsiTheme="majorHAnsi"/>
                <w:szCs w:val="21"/>
              </w:rPr>
              <w:t xml:space="preserve">65,98 </w:t>
            </w:r>
            <w:r w:rsidR="00205DBB">
              <w:rPr>
                <w:rFonts w:cs="Cambria"/>
                <w:szCs w:val="21"/>
              </w:rPr>
              <w:t>%</w:t>
            </w:r>
            <w:r w:rsidRPr="005C7D67">
              <w:rPr>
                <w:rFonts w:asciiTheme="majorHAnsi" w:hAnsiTheme="majorHAnsi"/>
                <w:szCs w:val="21"/>
              </w:rPr>
              <w:t xml:space="preserve"> av det totale antall stemmeberettigede aksjer i Selskapet, representert på generalforsamlingen. </w:t>
            </w:r>
          </w:p>
        </w:tc>
        <w:tc>
          <w:tcPr>
            <w:tcW w:w="2500" w:type="pct"/>
            <w:tcBorders>
              <w:left w:val="single" w:sz="4" w:space="0" w:color="auto"/>
            </w:tcBorders>
          </w:tcPr>
          <w:p w14:paraId="0EF9ED16" w14:textId="0C86A0B2" w:rsidR="00A517A0" w:rsidRPr="000332B6" w:rsidRDefault="00A517A0" w:rsidP="00A517A0">
            <w:pPr>
              <w:spacing w:after="240"/>
              <w:rPr>
                <w:rFonts w:asciiTheme="majorHAnsi" w:hAnsiTheme="majorHAnsi"/>
                <w:szCs w:val="21"/>
                <w:lang w:val="en-GB"/>
              </w:rPr>
            </w:pPr>
            <w:r w:rsidRPr="00E52E90">
              <w:rPr>
                <w:rFonts w:asciiTheme="majorHAnsi" w:hAnsiTheme="majorHAnsi"/>
                <w:szCs w:val="21"/>
                <w:lang w:val="en-GB"/>
              </w:rPr>
              <w:t>According to the record, a total of</w:t>
            </w:r>
            <w:r w:rsidR="0003634E">
              <w:rPr>
                <w:rFonts w:asciiTheme="majorHAnsi" w:hAnsiTheme="majorHAnsi"/>
                <w:szCs w:val="21"/>
                <w:lang w:val="en-GB"/>
              </w:rPr>
              <w:t xml:space="preserve"> 118 756 </w:t>
            </w:r>
            <w:r w:rsidRPr="00E52E90">
              <w:rPr>
                <w:rFonts w:asciiTheme="majorHAnsi" w:hAnsiTheme="majorHAnsi"/>
                <w:szCs w:val="21"/>
                <w:lang w:val="en-GB"/>
              </w:rPr>
              <w:t xml:space="preserve">shares, corresponding to </w:t>
            </w:r>
            <w:r w:rsidR="00205DBB">
              <w:rPr>
                <w:szCs w:val="21"/>
                <w:lang w:val="en-GB"/>
              </w:rPr>
              <w:t xml:space="preserve">65,98 </w:t>
            </w:r>
            <w:r w:rsidRPr="00E52E90">
              <w:rPr>
                <w:rFonts w:asciiTheme="majorHAnsi" w:hAnsiTheme="majorHAnsi"/>
                <w:szCs w:val="21"/>
                <w:lang w:val="en-GB"/>
              </w:rPr>
              <w:t xml:space="preserve">% of the total number of voting shares in the Company, were represented at the general meeting. </w:t>
            </w:r>
          </w:p>
        </w:tc>
      </w:tr>
      <w:tr w:rsidR="00A517A0" w:rsidRPr="00C20FD0" w14:paraId="62044089" w14:textId="77777777" w:rsidTr="00A517A0">
        <w:trPr>
          <w:trHeight w:val="798"/>
        </w:trPr>
        <w:tc>
          <w:tcPr>
            <w:tcW w:w="2500" w:type="pct"/>
            <w:tcBorders>
              <w:right w:val="single" w:sz="4" w:space="0" w:color="auto"/>
            </w:tcBorders>
          </w:tcPr>
          <w:p w14:paraId="620DFE8F" w14:textId="30FD3FA2" w:rsidR="00A517A0" w:rsidRPr="005C7D67" w:rsidRDefault="00A517A0" w:rsidP="00A517A0">
            <w:pPr>
              <w:pStyle w:val="Overskrift1"/>
              <w:rPr>
                <w:rFonts w:asciiTheme="majorHAnsi" w:hAnsiTheme="majorHAnsi"/>
                <w:szCs w:val="21"/>
              </w:rPr>
            </w:pPr>
            <w:r w:rsidRPr="005C7D67">
              <w:t>VALG AV MØTELEDER OG MEDUNDERTEGNER</w:t>
            </w:r>
          </w:p>
        </w:tc>
        <w:tc>
          <w:tcPr>
            <w:tcW w:w="2500" w:type="pct"/>
            <w:tcBorders>
              <w:left w:val="single" w:sz="4" w:space="0" w:color="auto"/>
            </w:tcBorders>
          </w:tcPr>
          <w:p w14:paraId="4DEB96C7" w14:textId="7E7EF826" w:rsidR="00A517A0" w:rsidRPr="00A517A0" w:rsidRDefault="00A517A0" w:rsidP="00A517A0">
            <w:pPr>
              <w:pStyle w:val="Overskrift1"/>
              <w:numPr>
                <w:ilvl w:val="0"/>
                <w:numId w:val="13"/>
              </w:numPr>
              <w:rPr>
                <w:rFonts w:asciiTheme="majorHAnsi" w:hAnsiTheme="majorHAnsi"/>
                <w:szCs w:val="21"/>
                <w:lang w:val="en-GB"/>
              </w:rPr>
            </w:pPr>
            <w:r w:rsidRPr="00A517A0">
              <w:rPr>
                <w:lang w:val="en-GB"/>
              </w:rPr>
              <w:t>ELECTION OF THE CHAIR AND THE CO-SIGNATORY OF THE MEETING</w:t>
            </w:r>
          </w:p>
        </w:tc>
      </w:tr>
      <w:tr w:rsidR="00A517A0" w:rsidRPr="00C20FD0" w14:paraId="25721C47" w14:textId="77777777" w:rsidTr="00A517A0">
        <w:trPr>
          <w:trHeight w:val="798"/>
        </w:trPr>
        <w:tc>
          <w:tcPr>
            <w:tcW w:w="2500" w:type="pct"/>
            <w:tcBorders>
              <w:right w:val="single" w:sz="4" w:space="0" w:color="auto"/>
            </w:tcBorders>
          </w:tcPr>
          <w:p w14:paraId="648556D4" w14:textId="4FF03DA6" w:rsidR="00A517A0" w:rsidRPr="005C7D67" w:rsidRDefault="00881943" w:rsidP="00A517A0">
            <w:pPr>
              <w:spacing w:after="240"/>
            </w:pPr>
            <w:r>
              <w:rPr>
                <w:rStyle w:val="officedocpreview-defaultparagraphfont-000013"/>
                <w:rFonts w:cs="Calibri"/>
              </w:rPr>
              <w:t>Tore Ausland</w:t>
            </w:r>
            <w:r w:rsidR="00A517A0" w:rsidRPr="005C7D67">
              <w:rPr>
                <w:rStyle w:val="officedocpreview-defaultparagraphfont-000013"/>
                <w:rFonts w:cs="Calibri"/>
              </w:rPr>
              <w:t xml:space="preserve"> ble valgt som møteleder.</w:t>
            </w:r>
            <w:r>
              <w:rPr>
                <w:rStyle w:val="officedocpreview-defaultparagraphfont-000013"/>
                <w:rFonts w:cs="Calibri"/>
              </w:rPr>
              <w:t xml:space="preserve"> Preben Gulliksen</w:t>
            </w:r>
            <w:r w:rsidR="00A517A0">
              <w:rPr>
                <w:rFonts w:cs="Cambria"/>
                <w:szCs w:val="21"/>
              </w:rPr>
              <w:t xml:space="preserve"> </w:t>
            </w:r>
            <w:r w:rsidR="00A517A0" w:rsidRPr="005C7D67">
              <w:rPr>
                <w:rFonts w:asciiTheme="majorHAnsi" w:hAnsiTheme="majorHAnsi"/>
                <w:szCs w:val="21"/>
              </w:rPr>
              <w:t>ble valgt til å medundertegne protokollen sammen med møtelederen.</w:t>
            </w:r>
          </w:p>
        </w:tc>
        <w:tc>
          <w:tcPr>
            <w:tcW w:w="2500" w:type="pct"/>
            <w:tcBorders>
              <w:left w:val="single" w:sz="4" w:space="0" w:color="auto"/>
            </w:tcBorders>
          </w:tcPr>
          <w:p w14:paraId="6A60FA60" w14:textId="0E38ACEE" w:rsidR="00A517A0" w:rsidRPr="000332B6" w:rsidRDefault="00881943" w:rsidP="00A517A0">
            <w:pPr>
              <w:spacing w:after="240"/>
              <w:rPr>
                <w:lang w:val="en-GB"/>
              </w:rPr>
            </w:pPr>
            <w:r>
              <w:rPr>
                <w:rFonts w:asciiTheme="majorHAnsi" w:hAnsiTheme="majorHAnsi"/>
                <w:szCs w:val="21"/>
                <w:lang w:val="en-GB"/>
              </w:rPr>
              <w:t xml:space="preserve">Tore Ausland </w:t>
            </w:r>
            <w:r w:rsidR="00A517A0" w:rsidRPr="000332B6">
              <w:rPr>
                <w:rFonts w:asciiTheme="majorHAnsi" w:hAnsiTheme="majorHAnsi"/>
                <w:szCs w:val="21"/>
                <w:lang w:val="en-GB"/>
              </w:rPr>
              <w:t>was elected to chair the meeting.</w:t>
            </w:r>
            <w:r w:rsidR="00A517A0" w:rsidRPr="000332B6">
              <w:rPr>
                <w:rStyle w:val="officedocpreview-defaultparagraphfont-000013"/>
                <w:rFonts w:cs="Calibri"/>
                <w:lang w:val="en-GB"/>
              </w:rPr>
              <w:t xml:space="preserve"> </w:t>
            </w:r>
            <w:r w:rsidR="00965163">
              <w:rPr>
                <w:rStyle w:val="officedocpreview-defaultparagraphfont-000013"/>
                <w:rFonts w:cs="Calibri"/>
                <w:lang w:val="en-GB"/>
              </w:rPr>
              <w:t xml:space="preserve">Preben Gulliksen </w:t>
            </w:r>
            <w:r w:rsidR="00A517A0" w:rsidRPr="000332B6">
              <w:rPr>
                <w:rFonts w:asciiTheme="majorHAnsi" w:hAnsiTheme="majorHAnsi"/>
                <w:szCs w:val="21"/>
                <w:lang w:val="en-GB"/>
              </w:rPr>
              <w:t>was elected to co-sign the minutes together with the chair of the meeting.</w:t>
            </w:r>
          </w:p>
        </w:tc>
      </w:tr>
      <w:tr w:rsidR="00A517A0" w:rsidRPr="00C20FD0" w14:paraId="26CC50A0" w14:textId="77777777" w:rsidTr="00A517A0">
        <w:trPr>
          <w:trHeight w:val="798"/>
        </w:trPr>
        <w:tc>
          <w:tcPr>
            <w:tcW w:w="2500" w:type="pct"/>
            <w:tcBorders>
              <w:right w:val="single" w:sz="4" w:space="0" w:color="auto"/>
            </w:tcBorders>
          </w:tcPr>
          <w:p w14:paraId="2E9F7B36" w14:textId="2507B3E9" w:rsidR="00A517A0" w:rsidRDefault="00A517A0" w:rsidP="00A517A0">
            <w:pPr>
              <w:pStyle w:val="Overskrift1"/>
            </w:pPr>
            <w:r w:rsidRPr="00266E91">
              <w:t>GODKJENNING AV INNKALLING OG DAGSORDEN</w:t>
            </w:r>
          </w:p>
        </w:tc>
        <w:tc>
          <w:tcPr>
            <w:tcW w:w="2500" w:type="pct"/>
            <w:tcBorders>
              <w:left w:val="single" w:sz="4" w:space="0" w:color="auto"/>
            </w:tcBorders>
          </w:tcPr>
          <w:p w14:paraId="374680EA" w14:textId="338DA86B" w:rsidR="00A517A0" w:rsidRPr="00A517A0" w:rsidRDefault="00A517A0" w:rsidP="00A517A0">
            <w:pPr>
              <w:pStyle w:val="Overskrift1"/>
              <w:numPr>
                <w:ilvl w:val="0"/>
                <w:numId w:val="14"/>
              </w:numPr>
              <w:rPr>
                <w:rFonts w:asciiTheme="majorHAnsi" w:hAnsiTheme="majorHAnsi"/>
                <w:szCs w:val="21"/>
                <w:lang w:val="en-GB"/>
              </w:rPr>
            </w:pPr>
            <w:r w:rsidRPr="00A517A0">
              <w:rPr>
                <w:lang w:val="en-GB"/>
              </w:rPr>
              <w:t>APPROVAL OF THE NOTICE AND THE AGENDA</w:t>
            </w:r>
          </w:p>
        </w:tc>
      </w:tr>
      <w:tr w:rsidR="00A517A0" w:rsidRPr="00C20FD0" w14:paraId="28661697" w14:textId="77777777" w:rsidTr="00A517A0">
        <w:trPr>
          <w:trHeight w:val="798"/>
        </w:trPr>
        <w:tc>
          <w:tcPr>
            <w:tcW w:w="2500" w:type="pct"/>
            <w:tcBorders>
              <w:right w:val="single" w:sz="4" w:space="0" w:color="auto"/>
            </w:tcBorders>
          </w:tcPr>
          <w:p w14:paraId="1E9C7621" w14:textId="30717E07" w:rsidR="00A517A0" w:rsidRPr="00A517A0" w:rsidRDefault="00A517A0" w:rsidP="00A517A0">
            <w:pPr>
              <w:spacing w:after="240"/>
            </w:pPr>
            <w:r w:rsidRPr="005C7D67">
              <w:rPr>
                <w:rFonts w:asciiTheme="majorHAnsi" w:hAnsiTheme="majorHAnsi"/>
                <w:szCs w:val="21"/>
              </w:rPr>
              <w:t xml:space="preserve">Møteleder opplyste om at innkalling og dagsorden til generalforsamlingen hadde blitt sendt til samtlige aksjeeiere med kjent adresse den </w:t>
            </w:r>
            <w:r>
              <w:rPr>
                <w:rFonts w:asciiTheme="majorHAnsi" w:hAnsiTheme="majorHAnsi"/>
                <w:szCs w:val="21"/>
              </w:rPr>
              <w:t>1</w:t>
            </w:r>
            <w:r w:rsidR="008D7952">
              <w:rPr>
                <w:rFonts w:asciiTheme="majorHAnsi" w:hAnsiTheme="majorHAnsi"/>
                <w:szCs w:val="21"/>
              </w:rPr>
              <w:t>4</w:t>
            </w:r>
            <w:r w:rsidRPr="005C7D67">
              <w:rPr>
                <w:rFonts w:asciiTheme="majorHAnsi" w:hAnsiTheme="majorHAnsi"/>
                <w:szCs w:val="21"/>
              </w:rPr>
              <w:t xml:space="preserve">. </w:t>
            </w:r>
            <w:r>
              <w:rPr>
                <w:rFonts w:asciiTheme="majorHAnsi" w:hAnsiTheme="majorHAnsi"/>
                <w:szCs w:val="21"/>
              </w:rPr>
              <w:t>november</w:t>
            </w:r>
            <w:r w:rsidRPr="005C7D67">
              <w:rPr>
                <w:rFonts w:asciiTheme="majorHAnsi" w:hAnsiTheme="majorHAnsi"/>
                <w:szCs w:val="21"/>
              </w:rPr>
              <w:t xml:space="preserve"> 2023.</w:t>
            </w:r>
          </w:p>
        </w:tc>
        <w:tc>
          <w:tcPr>
            <w:tcW w:w="2500" w:type="pct"/>
            <w:tcBorders>
              <w:left w:val="single" w:sz="4" w:space="0" w:color="auto"/>
            </w:tcBorders>
          </w:tcPr>
          <w:p w14:paraId="736C9A3D" w14:textId="5E4B2DBA" w:rsidR="00A517A0" w:rsidRPr="000332B6" w:rsidRDefault="00A517A0" w:rsidP="00A517A0">
            <w:pPr>
              <w:spacing w:after="240"/>
              <w:rPr>
                <w:lang w:val="en-GB"/>
              </w:rPr>
            </w:pPr>
            <w:r w:rsidRPr="000332B6">
              <w:rPr>
                <w:rFonts w:asciiTheme="majorHAnsi" w:hAnsiTheme="majorHAnsi"/>
                <w:szCs w:val="21"/>
                <w:lang w:val="en-GB"/>
              </w:rPr>
              <w:t xml:space="preserve">The chair of the meeting informed the general meeting that the notice and the agenda for the general meeting had been sent to all shareholders with known address on </w:t>
            </w:r>
            <w:r>
              <w:rPr>
                <w:rFonts w:asciiTheme="majorHAnsi" w:hAnsiTheme="majorHAnsi"/>
                <w:szCs w:val="21"/>
                <w:lang w:val="en-GB"/>
              </w:rPr>
              <w:t>1</w:t>
            </w:r>
            <w:r w:rsidR="008D7952">
              <w:rPr>
                <w:rFonts w:asciiTheme="majorHAnsi" w:hAnsiTheme="majorHAnsi"/>
                <w:szCs w:val="21"/>
                <w:lang w:val="en-GB"/>
              </w:rPr>
              <w:t>4</w:t>
            </w:r>
            <w:r w:rsidRPr="000332B6">
              <w:rPr>
                <w:rFonts w:asciiTheme="majorHAnsi" w:hAnsiTheme="majorHAnsi"/>
                <w:szCs w:val="21"/>
                <w:lang w:val="en-GB"/>
              </w:rPr>
              <w:t xml:space="preserve"> </w:t>
            </w:r>
            <w:r>
              <w:rPr>
                <w:rFonts w:asciiTheme="majorHAnsi" w:hAnsiTheme="majorHAnsi"/>
                <w:szCs w:val="21"/>
                <w:lang w:val="en-GB"/>
              </w:rPr>
              <w:t>November</w:t>
            </w:r>
            <w:r w:rsidRPr="000332B6">
              <w:rPr>
                <w:rFonts w:asciiTheme="majorHAnsi" w:hAnsiTheme="majorHAnsi"/>
                <w:szCs w:val="21"/>
                <w:lang w:val="en-GB"/>
              </w:rPr>
              <w:t xml:space="preserve"> 2023.</w:t>
            </w:r>
          </w:p>
        </w:tc>
      </w:tr>
      <w:tr w:rsidR="00A517A0" w:rsidRPr="00C20FD0" w14:paraId="5DD9C1B3" w14:textId="77777777" w:rsidTr="00A517A0">
        <w:trPr>
          <w:trHeight w:val="798"/>
        </w:trPr>
        <w:tc>
          <w:tcPr>
            <w:tcW w:w="2500" w:type="pct"/>
            <w:tcBorders>
              <w:right w:val="single" w:sz="4" w:space="0" w:color="auto"/>
            </w:tcBorders>
          </w:tcPr>
          <w:p w14:paraId="50327317" w14:textId="4EB1F165" w:rsidR="00A517A0" w:rsidRPr="005C7D67" w:rsidRDefault="00A517A0" w:rsidP="00A517A0">
            <w:pPr>
              <w:spacing w:after="240"/>
              <w:rPr>
                <w:rFonts w:asciiTheme="majorHAnsi" w:hAnsiTheme="majorHAnsi"/>
                <w:szCs w:val="21"/>
              </w:rPr>
            </w:pPr>
            <w:proofErr w:type="spellStart"/>
            <w:r w:rsidRPr="000332B6">
              <w:rPr>
                <w:rFonts w:asciiTheme="majorHAnsi" w:hAnsiTheme="majorHAnsi"/>
                <w:szCs w:val="21"/>
                <w:lang w:val="en-GB"/>
              </w:rPr>
              <w:t>Generalforsamlingen</w:t>
            </w:r>
            <w:proofErr w:type="spellEnd"/>
            <w:r w:rsidRPr="000332B6">
              <w:rPr>
                <w:rFonts w:asciiTheme="majorHAnsi" w:hAnsiTheme="majorHAnsi"/>
                <w:szCs w:val="21"/>
                <w:lang w:val="en-GB"/>
              </w:rPr>
              <w:t xml:space="preserve"> </w:t>
            </w:r>
            <w:proofErr w:type="spellStart"/>
            <w:r w:rsidRPr="000332B6">
              <w:rPr>
                <w:rFonts w:asciiTheme="majorHAnsi" w:hAnsiTheme="majorHAnsi"/>
                <w:szCs w:val="21"/>
                <w:lang w:val="en-GB"/>
              </w:rPr>
              <w:t>traff</w:t>
            </w:r>
            <w:proofErr w:type="spellEnd"/>
            <w:r w:rsidRPr="000332B6">
              <w:rPr>
                <w:rFonts w:asciiTheme="majorHAnsi" w:hAnsiTheme="majorHAnsi"/>
                <w:szCs w:val="21"/>
                <w:lang w:val="en-GB"/>
              </w:rPr>
              <w:t xml:space="preserve"> </w:t>
            </w:r>
            <w:proofErr w:type="spellStart"/>
            <w:r w:rsidRPr="000332B6">
              <w:rPr>
                <w:rFonts w:asciiTheme="majorHAnsi" w:hAnsiTheme="majorHAnsi"/>
                <w:szCs w:val="21"/>
                <w:lang w:val="en-GB"/>
              </w:rPr>
              <w:t>følgende</w:t>
            </w:r>
            <w:proofErr w:type="spellEnd"/>
            <w:r w:rsidRPr="000332B6">
              <w:rPr>
                <w:rFonts w:asciiTheme="majorHAnsi" w:hAnsiTheme="majorHAnsi"/>
                <w:szCs w:val="21"/>
                <w:lang w:val="en-GB"/>
              </w:rPr>
              <w:t xml:space="preserve"> </w:t>
            </w:r>
            <w:proofErr w:type="spellStart"/>
            <w:r w:rsidRPr="000332B6">
              <w:rPr>
                <w:rFonts w:asciiTheme="majorHAnsi" w:hAnsiTheme="majorHAnsi"/>
                <w:szCs w:val="21"/>
                <w:lang w:val="en-GB"/>
              </w:rPr>
              <w:t>vedtak</w:t>
            </w:r>
            <w:proofErr w:type="spellEnd"/>
            <w:r w:rsidRPr="000332B6">
              <w:rPr>
                <w:rFonts w:asciiTheme="majorHAnsi" w:hAnsiTheme="majorHAnsi"/>
                <w:szCs w:val="21"/>
                <w:lang w:val="en-GB"/>
              </w:rPr>
              <w:t>:</w:t>
            </w:r>
          </w:p>
        </w:tc>
        <w:tc>
          <w:tcPr>
            <w:tcW w:w="2500" w:type="pct"/>
            <w:tcBorders>
              <w:left w:val="single" w:sz="4" w:space="0" w:color="auto"/>
            </w:tcBorders>
          </w:tcPr>
          <w:p w14:paraId="3A760CE7" w14:textId="1B8680FE" w:rsidR="00A517A0" w:rsidRPr="000332B6" w:rsidRDefault="00A517A0" w:rsidP="00A517A0">
            <w:pPr>
              <w:spacing w:after="240"/>
              <w:rPr>
                <w:rFonts w:asciiTheme="majorHAnsi" w:hAnsiTheme="majorHAnsi"/>
                <w:szCs w:val="21"/>
                <w:lang w:val="en-GB"/>
              </w:rPr>
            </w:pPr>
            <w:r w:rsidRPr="000332B6">
              <w:rPr>
                <w:rFonts w:asciiTheme="majorHAnsi" w:hAnsiTheme="majorHAnsi"/>
                <w:szCs w:val="21"/>
                <w:lang w:val="en-GB"/>
              </w:rPr>
              <w:t>The general meeting passed the following resolution:</w:t>
            </w:r>
          </w:p>
        </w:tc>
      </w:tr>
      <w:tr w:rsidR="00A517A0" w:rsidRPr="00C20FD0" w14:paraId="1DFDC1E1" w14:textId="77777777" w:rsidTr="00A517A0">
        <w:trPr>
          <w:trHeight w:val="798"/>
        </w:trPr>
        <w:tc>
          <w:tcPr>
            <w:tcW w:w="2500" w:type="pct"/>
            <w:tcBorders>
              <w:right w:val="single" w:sz="4" w:space="0" w:color="auto"/>
            </w:tcBorders>
          </w:tcPr>
          <w:p w14:paraId="5952B44F" w14:textId="0E13E318" w:rsidR="00A517A0" w:rsidRPr="00A517A0" w:rsidRDefault="00A517A0" w:rsidP="00A517A0">
            <w:pPr>
              <w:spacing w:after="240"/>
              <w:rPr>
                <w:rFonts w:asciiTheme="majorHAnsi" w:hAnsiTheme="majorHAnsi"/>
                <w:szCs w:val="21"/>
              </w:rPr>
            </w:pPr>
            <w:r w:rsidRPr="005C7D67">
              <w:rPr>
                <w:rFonts w:asciiTheme="majorHAnsi" w:hAnsiTheme="majorHAnsi"/>
                <w:i/>
                <w:iCs/>
                <w:szCs w:val="21"/>
              </w:rPr>
              <w:t xml:space="preserve">Innkallingen og dagsorden sendt til samtlige aksjeeiere med kjent adresse den </w:t>
            </w:r>
            <w:r>
              <w:rPr>
                <w:rFonts w:asciiTheme="majorHAnsi" w:hAnsiTheme="majorHAnsi"/>
                <w:i/>
                <w:iCs/>
                <w:szCs w:val="21"/>
              </w:rPr>
              <w:t>1</w:t>
            </w:r>
            <w:r w:rsidR="008D7952">
              <w:rPr>
                <w:rFonts w:asciiTheme="majorHAnsi" w:hAnsiTheme="majorHAnsi"/>
                <w:i/>
                <w:iCs/>
                <w:szCs w:val="21"/>
              </w:rPr>
              <w:t>4</w:t>
            </w:r>
            <w:r w:rsidRPr="005C7D67">
              <w:rPr>
                <w:rFonts w:asciiTheme="majorHAnsi" w:hAnsiTheme="majorHAnsi"/>
                <w:i/>
                <w:iCs/>
                <w:szCs w:val="21"/>
              </w:rPr>
              <w:t xml:space="preserve">. </w:t>
            </w:r>
            <w:r>
              <w:rPr>
                <w:rFonts w:asciiTheme="majorHAnsi" w:hAnsiTheme="majorHAnsi"/>
                <w:i/>
                <w:iCs/>
                <w:szCs w:val="21"/>
              </w:rPr>
              <w:t>november</w:t>
            </w:r>
            <w:r w:rsidRPr="005C7D67">
              <w:rPr>
                <w:rFonts w:asciiTheme="majorHAnsi" w:hAnsiTheme="majorHAnsi"/>
                <w:i/>
                <w:iCs/>
                <w:szCs w:val="21"/>
              </w:rPr>
              <w:t xml:space="preserve"> 2023, godkjennes.</w:t>
            </w:r>
          </w:p>
        </w:tc>
        <w:tc>
          <w:tcPr>
            <w:tcW w:w="2500" w:type="pct"/>
            <w:tcBorders>
              <w:left w:val="single" w:sz="4" w:space="0" w:color="auto"/>
            </w:tcBorders>
          </w:tcPr>
          <w:p w14:paraId="54DC2ED7" w14:textId="0FF6732B" w:rsidR="00A517A0" w:rsidRPr="000332B6" w:rsidRDefault="00A517A0" w:rsidP="00A517A0">
            <w:pPr>
              <w:spacing w:after="240"/>
              <w:rPr>
                <w:rFonts w:asciiTheme="majorHAnsi" w:hAnsiTheme="majorHAnsi"/>
                <w:szCs w:val="21"/>
                <w:lang w:val="en-GB"/>
              </w:rPr>
            </w:pPr>
            <w:r w:rsidRPr="000332B6">
              <w:rPr>
                <w:rFonts w:asciiTheme="majorHAnsi" w:hAnsiTheme="majorHAnsi"/>
                <w:i/>
                <w:iCs/>
                <w:szCs w:val="21"/>
                <w:lang w:val="en-GB"/>
              </w:rPr>
              <w:t xml:space="preserve">The notice and the agenda which were sent to all shareholders with a known address on </w:t>
            </w:r>
            <w:r>
              <w:rPr>
                <w:rFonts w:asciiTheme="majorHAnsi" w:hAnsiTheme="majorHAnsi"/>
                <w:i/>
                <w:iCs/>
                <w:szCs w:val="21"/>
                <w:lang w:val="en-GB"/>
              </w:rPr>
              <w:t>1</w:t>
            </w:r>
            <w:r w:rsidR="008D7952">
              <w:rPr>
                <w:rFonts w:asciiTheme="majorHAnsi" w:hAnsiTheme="majorHAnsi"/>
                <w:i/>
                <w:iCs/>
                <w:szCs w:val="21"/>
                <w:lang w:val="en-GB"/>
              </w:rPr>
              <w:t>4</w:t>
            </w:r>
            <w:r w:rsidRPr="000332B6">
              <w:rPr>
                <w:rFonts w:asciiTheme="majorHAnsi" w:hAnsiTheme="majorHAnsi"/>
                <w:i/>
                <w:iCs/>
                <w:szCs w:val="21"/>
                <w:lang w:val="en-GB"/>
              </w:rPr>
              <w:t xml:space="preserve"> </w:t>
            </w:r>
            <w:r>
              <w:rPr>
                <w:rFonts w:asciiTheme="majorHAnsi" w:hAnsiTheme="majorHAnsi"/>
                <w:i/>
                <w:iCs/>
                <w:szCs w:val="21"/>
                <w:lang w:val="en-GB"/>
              </w:rPr>
              <w:t>November</w:t>
            </w:r>
            <w:r w:rsidRPr="000332B6">
              <w:rPr>
                <w:rFonts w:asciiTheme="majorHAnsi" w:hAnsiTheme="majorHAnsi"/>
                <w:i/>
                <w:iCs/>
                <w:szCs w:val="21"/>
                <w:lang w:val="en-GB"/>
              </w:rPr>
              <w:t xml:space="preserve"> 2023, are approved.</w:t>
            </w:r>
            <w:r w:rsidRPr="000332B6">
              <w:rPr>
                <w:rFonts w:asciiTheme="majorHAnsi" w:hAnsiTheme="majorHAnsi"/>
                <w:szCs w:val="21"/>
                <w:lang w:val="en-GB"/>
              </w:rPr>
              <w:t xml:space="preserve"> </w:t>
            </w:r>
          </w:p>
        </w:tc>
      </w:tr>
      <w:tr w:rsidR="00A517A0" w:rsidRPr="00C20FD0" w14:paraId="1B7F8B7D" w14:textId="77777777" w:rsidTr="00A517A0">
        <w:trPr>
          <w:trHeight w:val="798"/>
        </w:trPr>
        <w:tc>
          <w:tcPr>
            <w:tcW w:w="2500" w:type="pct"/>
            <w:tcBorders>
              <w:right w:val="single" w:sz="4" w:space="0" w:color="auto"/>
            </w:tcBorders>
          </w:tcPr>
          <w:p w14:paraId="70449C9F" w14:textId="0716FE00" w:rsidR="00A517A0" w:rsidRPr="005C7D67" w:rsidRDefault="00A517A0" w:rsidP="00A517A0">
            <w:pPr>
              <w:spacing w:after="240"/>
              <w:rPr>
                <w:rFonts w:asciiTheme="majorHAnsi" w:hAnsiTheme="majorHAnsi"/>
                <w:i/>
                <w:iCs/>
                <w:szCs w:val="21"/>
              </w:rPr>
            </w:pPr>
            <w:r w:rsidRPr="005C7D67">
              <w:rPr>
                <w:rFonts w:asciiTheme="majorHAnsi" w:hAnsiTheme="majorHAnsi"/>
                <w:szCs w:val="21"/>
              </w:rPr>
              <w:lastRenderedPageBreak/>
              <w:t>Møtelederen erklærte generalforsamlingen som lovlig satt.</w:t>
            </w:r>
          </w:p>
        </w:tc>
        <w:tc>
          <w:tcPr>
            <w:tcW w:w="2500" w:type="pct"/>
            <w:tcBorders>
              <w:left w:val="single" w:sz="4" w:space="0" w:color="auto"/>
            </w:tcBorders>
          </w:tcPr>
          <w:p w14:paraId="1339625F" w14:textId="181AF356" w:rsidR="00A517A0" w:rsidRPr="000332B6" w:rsidRDefault="00A517A0" w:rsidP="00A517A0">
            <w:pPr>
              <w:spacing w:after="240"/>
              <w:rPr>
                <w:rFonts w:asciiTheme="majorHAnsi" w:hAnsiTheme="majorHAnsi"/>
                <w:i/>
                <w:iCs/>
                <w:szCs w:val="21"/>
                <w:lang w:val="en-GB"/>
              </w:rPr>
            </w:pPr>
            <w:r w:rsidRPr="000332B6">
              <w:rPr>
                <w:rFonts w:asciiTheme="majorHAnsi" w:hAnsiTheme="majorHAnsi"/>
                <w:szCs w:val="21"/>
                <w:lang w:val="en-GB"/>
              </w:rPr>
              <w:t>The chair of the meeting declared the general meeting as lawfully convened.</w:t>
            </w:r>
          </w:p>
        </w:tc>
      </w:tr>
      <w:tr w:rsidR="00A517A0" w:rsidRPr="008D7952" w14:paraId="28AE745F" w14:textId="77777777" w:rsidTr="00A517A0">
        <w:trPr>
          <w:trHeight w:val="798"/>
        </w:trPr>
        <w:tc>
          <w:tcPr>
            <w:tcW w:w="2500" w:type="pct"/>
            <w:tcBorders>
              <w:right w:val="single" w:sz="4" w:space="0" w:color="auto"/>
            </w:tcBorders>
          </w:tcPr>
          <w:p w14:paraId="26070F30" w14:textId="1CAD5408" w:rsidR="00A517A0" w:rsidRPr="005C7D67" w:rsidRDefault="00A517A0" w:rsidP="00A517A0">
            <w:pPr>
              <w:pStyle w:val="Overskrift1"/>
              <w:rPr>
                <w:rFonts w:asciiTheme="majorHAnsi" w:hAnsiTheme="majorHAnsi"/>
                <w:szCs w:val="21"/>
              </w:rPr>
            </w:pPr>
            <w:r w:rsidRPr="00E00288">
              <w:rPr>
                <w:lang w:val="en-US"/>
              </w:rPr>
              <w:t>UTSTEDELSE AV KONVERTIBELT LÅN</w:t>
            </w:r>
          </w:p>
        </w:tc>
        <w:tc>
          <w:tcPr>
            <w:tcW w:w="2500" w:type="pct"/>
            <w:tcBorders>
              <w:left w:val="single" w:sz="4" w:space="0" w:color="auto"/>
            </w:tcBorders>
          </w:tcPr>
          <w:p w14:paraId="77DE5D4E" w14:textId="2CE246E6" w:rsidR="00A517A0" w:rsidRPr="00A517A0" w:rsidRDefault="00A517A0" w:rsidP="00A517A0">
            <w:pPr>
              <w:pStyle w:val="Overskrift1"/>
              <w:numPr>
                <w:ilvl w:val="0"/>
                <w:numId w:val="16"/>
              </w:numPr>
              <w:rPr>
                <w:rFonts w:asciiTheme="majorHAnsi" w:hAnsiTheme="majorHAnsi"/>
                <w:szCs w:val="21"/>
                <w:lang w:val="en-GB"/>
              </w:rPr>
            </w:pPr>
            <w:r w:rsidRPr="00A517A0">
              <w:rPr>
                <w:lang w:val="en-GB"/>
              </w:rPr>
              <w:t>ISSUANCE OF CONVERTIBLE LOAN</w:t>
            </w:r>
            <w:r w:rsidR="008D7952">
              <w:rPr>
                <w:lang w:val="en-GB"/>
              </w:rPr>
              <w:t>S</w:t>
            </w:r>
          </w:p>
        </w:tc>
      </w:tr>
      <w:tr w:rsidR="00A517A0" w:rsidRPr="00101C0B" w14:paraId="30C1896B" w14:textId="77777777" w:rsidTr="00A517A0">
        <w:trPr>
          <w:trHeight w:val="798"/>
        </w:trPr>
        <w:tc>
          <w:tcPr>
            <w:tcW w:w="2500" w:type="pct"/>
            <w:tcBorders>
              <w:right w:val="single" w:sz="4" w:space="0" w:color="auto"/>
            </w:tcBorders>
          </w:tcPr>
          <w:p w14:paraId="44634BDA" w14:textId="0BC19BCD" w:rsidR="00A517A0" w:rsidRPr="000332B6" w:rsidRDefault="00A517A0" w:rsidP="00A517A0">
            <w:pPr>
              <w:pStyle w:val="Overskrift2"/>
              <w:rPr>
                <w:lang w:val="en-GB"/>
              </w:rPr>
            </w:pPr>
            <w:proofErr w:type="spellStart"/>
            <w:r w:rsidRPr="000332B6">
              <w:rPr>
                <w:lang w:val="en-GB"/>
              </w:rPr>
              <w:t>Bakgrunn</w:t>
            </w:r>
            <w:proofErr w:type="spellEnd"/>
          </w:p>
        </w:tc>
        <w:tc>
          <w:tcPr>
            <w:tcW w:w="2500" w:type="pct"/>
            <w:tcBorders>
              <w:left w:val="single" w:sz="4" w:space="0" w:color="auto"/>
            </w:tcBorders>
          </w:tcPr>
          <w:p w14:paraId="3061BDF7" w14:textId="1D82B75B" w:rsidR="00A517A0" w:rsidRPr="00A517A0" w:rsidRDefault="00A517A0" w:rsidP="00A517A0">
            <w:pPr>
              <w:pStyle w:val="Overskrift2"/>
              <w:numPr>
                <w:ilvl w:val="1"/>
                <w:numId w:val="17"/>
              </w:numPr>
              <w:rPr>
                <w:lang w:val="en-GB"/>
              </w:rPr>
            </w:pPr>
            <w:r w:rsidRPr="00A517A0">
              <w:rPr>
                <w:lang w:val="en-GB"/>
              </w:rPr>
              <w:t>Background</w:t>
            </w:r>
          </w:p>
        </w:tc>
      </w:tr>
      <w:tr w:rsidR="00A517A0" w:rsidRPr="00C20FD0" w14:paraId="61AAF075" w14:textId="77777777" w:rsidTr="00A517A0">
        <w:trPr>
          <w:trHeight w:val="798"/>
        </w:trPr>
        <w:tc>
          <w:tcPr>
            <w:tcW w:w="2500" w:type="pct"/>
            <w:tcBorders>
              <w:right w:val="single" w:sz="4" w:space="0" w:color="auto"/>
            </w:tcBorders>
          </w:tcPr>
          <w:p w14:paraId="67C2B09D" w14:textId="75D7B28F" w:rsidR="00A517A0" w:rsidRPr="00A517A0" w:rsidRDefault="00A517A0" w:rsidP="00A517A0">
            <w:pPr>
              <w:spacing w:after="240"/>
            </w:pPr>
            <w:r w:rsidRPr="005C7D67">
              <w:t>Møtelederen viste til innkallingen til generalforsamlingen og beskrivelsen inntatt der av bakgrunnen for kapitalforhøyelsen.</w:t>
            </w:r>
          </w:p>
        </w:tc>
        <w:tc>
          <w:tcPr>
            <w:tcW w:w="2500" w:type="pct"/>
            <w:tcBorders>
              <w:left w:val="single" w:sz="4" w:space="0" w:color="auto"/>
            </w:tcBorders>
          </w:tcPr>
          <w:p w14:paraId="32FE5260" w14:textId="6EEA1407" w:rsidR="00A517A0" w:rsidRPr="000332B6" w:rsidRDefault="00A517A0" w:rsidP="00A517A0">
            <w:pPr>
              <w:spacing w:after="240"/>
              <w:rPr>
                <w:lang w:val="en-GB"/>
              </w:rPr>
            </w:pPr>
            <w:r w:rsidRPr="000332B6">
              <w:rPr>
                <w:lang w:val="en-GB"/>
              </w:rPr>
              <w:t>The chair of the meeting referred to the notice to the general meeting and the description included therein for the background for the share capital increase.</w:t>
            </w:r>
          </w:p>
        </w:tc>
      </w:tr>
      <w:tr w:rsidR="00A517A0" w:rsidRPr="00C20FD0" w14:paraId="3CA6E576" w14:textId="77777777" w:rsidTr="00A517A0">
        <w:trPr>
          <w:trHeight w:val="798"/>
        </w:trPr>
        <w:tc>
          <w:tcPr>
            <w:tcW w:w="2500" w:type="pct"/>
            <w:tcBorders>
              <w:right w:val="single" w:sz="4" w:space="0" w:color="auto"/>
            </w:tcBorders>
          </w:tcPr>
          <w:p w14:paraId="6A60D114" w14:textId="4F73D1C0" w:rsidR="00A517A0" w:rsidRPr="005C7D67" w:rsidRDefault="00A517A0" w:rsidP="00A517A0">
            <w:pPr>
              <w:pStyle w:val="Overskrift2"/>
            </w:pPr>
            <w:r w:rsidRPr="005C7D67">
              <w:t xml:space="preserve">Forslag om </w:t>
            </w:r>
            <w:r w:rsidR="00B14802">
              <w:t>utstedelse av konvertibelt lån</w:t>
            </w:r>
            <w:r w:rsidR="004039C3">
              <w:t xml:space="preserve"> på NOK 1 968 000</w:t>
            </w:r>
          </w:p>
        </w:tc>
        <w:tc>
          <w:tcPr>
            <w:tcW w:w="2500" w:type="pct"/>
            <w:tcBorders>
              <w:left w:val="single" w:sz="4" w:space="0" w:color="auto"/>
            </w:tcBorders>
          </w:tcPr>
          <w:p w14:paraId="1F41DC23" w14:textId="7C87B976" w:rsidR="00A517A0" w:rsidRPr="00A517A0" w:rsidRDefault="00A517A0" w:rsidP="00A517A0">
            <w:pPr>
              <w:pStyle w:val="Overskrift2"/>
              <w:numPr>
                <w:ilvl w:val="1"/>
                <w:numId w:val="18"/>
              </w:numPr>
              <w:rPr>
                <w:lang w:val="en-GB"/>
              </w:rPr>
            </w:pPr>
            <w:r w:rsidRPr="00A517A0">
              <w:rPr>
                <w:lang w:val="en-GB"/>
              </w:rPr>
              <w:t xml:space="preserve">Proposal on </w:t>
            </w:r>
            <w:r w:rsidR="00B14802">
              <w:rPr>
                <w:lang w:val="en-GB"/>
              </w:rPr>
              <w:t>issuance of a convertible loan</w:t>
            </w:r>
            <w:r w:rsidR="004039C3">
              <w:rPr>
                <w:lang w:val="en-GB"/>
              </w:rPr>
              <w:t xml:space="preserve"> of NOK 1,968,000</w:t>
            </w:r>
          </w:p>
        </w:tc>
      </w:tr>
      <w:tr w:rsidR="00A517A0" w:rsidRPr="00C20FD0" w14:paraId="34A20C1E" w14:textId="77777777" w:rsidTr="00A517A0">
        <w:trPr>
          <w:trHeight w:val="798"/>
        </w:trPr>
        <w:tc>
          <w:tcPr>
            <w:tcW w:w="2500" w:type="pct"/>
            <w:tcBorders>
              <w:right w:val="single" w:sz="4" w:space="0" w:color="auto"/>
            </w:tcBorders>
          </w:tcPr>
          <w:p w14:paraId="7410FE4A" w14:textId="47B7AB5F" w:rsidR="00A517A0" w:rsidRPr="005C7D67" w:rsidRDefault="00A517A0" w:rsidP="00A517A0">
            <w:pPr>
              <w:spacing w:after="240"/>
            </w:pPr>
            <w:r w:rsidRPr="005C7D67">
              <w:rPr>
                <w:szCs w:val="21"/>
              </w:rPr>
              <w:t>I samsvar med styrets forslag traff generalforsamlingen følgende vedtak:</w:t>
            </w:r>
          </w:p>
        </w:tc>
        <w:tc>
          <w:tcPr>
            <w:tcW w:w="2500" w:type="pct"/>
            <w:tcBorders>
              <w:left w:val="single" w:sz="4" w:space="0" w:color="auto"/>
            </w:tcBorders>
          </w:tcPr>
          <w:p w14:paraId="4AF85A03" w14:textId="6C36387F" w:rsidR="00A517A0" w:rsidRPr="000C07E8" w:rsidRDefault="00A517A0" w:rsidP="00A517A0">
            <w:pPr>
              <w:spacing w:after="240"/>
              <w:rPr>
                <w:lang w:val="en-GB"/>
              </w:rPr>
            </w:pPr>
            <w:r w:rsidRPr="000332B6">
              <w:rPr>
                <w:szCs w:val="21"/>
                <w:lang w:val="en-GB"/>
              </w:rPr>
              <w:t>In accordance with the board of directors' proposal, the general meeting passed the following resolution:</w:t>
            </w:r>
          </w:p>
        </w:tc>
      </w:tr>
      <w:tr w:rsidR="00A517A0" w:rsidRPr="00C20FD0" w14:paraId="70C7E506" w14:textId="77777777" w:rsidTr="00A517A0">
        <w:trPr>
          <w:trHeight w:val="798"/>
        </w:trPr>
        <w:tc>
          <w:tcPr>
            <w:tcW w:w="2500" w:type="pct"/>
            <w:tcBorders>
              <w:right w:val="single" w:sz="4" w:space="0" w:color="auto"/>
            </w:tcBorders>
          </w:tcPr>
          <w:p w14:paraId="2B064FE9" w14:textId="2CA621EB" w:rsidR="00A517A0" w:rsidRPr="00A517A0" w:rsidRDefault="00A517A0" w:rsidP="00A517A0">
            <w:pPr>
              <w:pStyle w:val="Listeavsnitt"/>
              <w:numPr>
                <w:ilvl w:val="0"/>
                <w:numId w:val="19"/>
              </w:numPr>
              <w:spacing w:after="240"/>
              <w:rPr>
                <w:szCs w:val="21"/>
              </w:rPr>
            </w:pPr>
            <w:r w:rsidRPr="00A517A0">
              <w:rPr>
                <w:i/>
                <w:iCs/>
              </w:rPr>
              <w:t>Selskapet (</w:t>
            </w:r>
            <w:r w:rsidR="00B352D3">
              <w:rPr>
                <w:i/>
                <w:iCs/>
              </w:rPr>
              <w:t>"</w:t>
            </w:r>
            <w:r w:rsidRPr="00A517A0">
              <w:rPr>
                <w:b/>
                <w:bCs/>
                <w:i/>
                <w:iCs/>
              </w:rPr>
              <w:t>Låntaker</w:t>
            </w:r>
            <w:r w:rsidR="00B352D3">
              <w:rPr>
                <w:i/>
                <w:iCs/>
              </w:rPr>
              <w:t>"</w:t>
            </w:r>
            <w:r w:rsidRPr="00A517A0">
              <w:rPr>
                <w:i/>
                <w:iCs/>
              </w:rPr>
              <w:t>) opptar et konvertibelt lån (</w:t>
            </w:r>
            <w:r w:rsidR="00B352D3">
              <w:rPr>
                <w:i/>
                <w:iCs/>
              </w:rPr>
              <w:t>"</w:t>
            </w:r>
            <w:r w:rsidRPr="00A517A0">
              <w:rPr>
                <w:b/>
                <w:bCs/>
                <w:i/>
                <w:iCs/>
              </w:rPr>
              <w:t>Lånet</w:t>
            </w:r>
            <w:r w:rsidR="00B352D3">
              <w:rPr>
                <w:i/>
                <w:iCs/>
              </w:rPr>
              <w:t>"</w:t>
            </w:r>
            <w:r w:rsidRPr="00A517A0">
              <w:rPr>
                <w:i/>
                <w:iCs/>
              </w:rPr>
              <w:t xml:space="preserve">) med hovedstol på NOK </w:t>
            </w:r>
            <w:r w:rsidR="004039C3">
              <w:rPr>
                <w:i/>
                <w:iCs/>
              </w:rPr>
              <w:t>1 968 000</w:t>
            </w:r>
            <w:r w:rsidRPr="00A517A0">
              <w:rPr>
                <w:i/>
                <w:iCs/>
              </w:rPr>
              <w:t>, hvorunder långiverne (</w:t>
            </w:r>
            <w:r w:rsidR="00B352D3">
              <w:rPr>
                <w:i/>
                <w:iCs/>
              </w:rPr>
              <w:t>"</w:t>
            </w:r>
            <w:r w:rsidRPr="00A517A0">
              <w:rPr>
                <w:b/>
                <w:bCs/>
                <w:i/>
                <w:iCs/>
              </w:rPr>
              <w:t>Långiverne</w:t>
            </w:r>
            <w:r w:rsidR="00B352D3">
              <w:rPr>
                <w:i/>
                <w:iCs/>
              </w:rPr>
              <w:t>"</w:t>
            </w:r>
            <w:r w:rsidRPr="00A517A0">
              <w:rPr>
                <w:i/>
                <w:iCs/>
              </w:rPr>
              <w:t>) skal ha en rett (men ingen forpliktelse) til å kreve utstedt nye ordinære aksjer (</w:t>
            </w:r>
            <w:r w:rsidR="00B352D3">
              <w:rPr>
                <w:i/>
                <w:iCs/>
              </w:rPr>
              <w:t>"</w:t>
            </w:r>
            <w:r w:rsidRPr="00A517A0">
              <w:rPr>
                <w:b/>
                <w:bCs/>
                <w:i/>
                <w:iCs/>
              </w:rPr>
              <w:t>Aksjene</w:t>
            </w:r>
            <w:r w:rsidR="00B352D3">
              <w:rPr>
                <w:i/>
                <w:iCs/>
              </w:rPr>
              <w:t>"</w:t>
            </w:r>
            <w:r w:rsidRPr="00A517A0">
              <w:rPr>
                <w:i/>
                <w:iCs/>
              </w:rPr>
              <w:t>) i Låntaker mot at Lånet nyttes til motregning (helt eller delvis), basert på, og i henhold til vilkårene og betingelsene i, en konvertibel låneavtale (</w:t>
            </w:r>
            <w:r w:rsidR="00B352D3">
              <w:rPr>
                <w:i/>
                <w:iCs/>
              </w:rPr>
              <w:t>"</w:t>
            </w:r>
            <w:r w:rsidRPr="00A517A0">
              <w:rPr>
                <w:b/>
                <w:bCs/>
                <w:i/>
                <w:iCs/>
              </w:rPr>
              <w:t>Låneavtalen</w:t>
            </w:r>
            <w:r w:rsidR="00B352D3">
              <w:rPr>
                <w:i/>
                <w:iCs/>
              </w:rPr>
              <w:t>"</w:t>
            </w:r>
            <w:r w:rsidRPr="00A517A0">
              <w:rPr>
                <w:i/>
                <w:iCs/>
              </w:rPr>
              <w:t>).</w:t>
            </w:r>
          </w:p>
        </w:tc>
        <w:tc>
          <w:tcPr>
            <w:tcW w:w="2500" w:type="pct"/>
            <w:tcBorders>
              <w:left w:val="single" w:sz="4" w:space="0" w:color="auto"/>
            </w:tcBorders>
          </w:tcPr>
          <w:p w14:paraId="2C346308" w14:textId="36FBA475" w:rsidR="00A517A0" w:rsidRPr="00A517A0" w:rsidRDefault="00A517A0" w:rsidP="00A517A0">
            <w:pPr>
              <w:pStyle w:val="Listeavsnitt"/>
              <w:numPr>
                <w:ilvl w:val="0"/>
                <w:numId w:val="20"/>
              </w:numPr>
              <w:spacing w:after="240"/>
              <w:rPr>
                <w:szCs w:val="21"/>
                <w:lang w:val="en-GB"/>
              </w:rPr>
            </w:pPr>
            <w:r w:rsidRPr="00A517A0">
              <w:rPr>
                <w:i/>
                <w:iCs/>
                <w:lang w:val="en-GB"/>
              </w:rPr>
              <w:t>The Company (the “</w:t>
            </w:r>
            <w:r w:rsidRPr="00A517A0">
              <w:rPr>
                <w:b/>
                <w:bCs/>
                <w:i/>
                <w:iCs/>
                <w:lang w:val="en-GB"/>
              </w:rPr>
              <w:t>Borrower</w:t>
            </w:r>
            <w:r w:rsidRPr="00A517A0">
              <w:rPr>
                <w:i/>
                <w:iCs/>
                <w:lang w:val="en-GB"/>
              </w:rPr>
              <w:t>”) raises a convertible loan (the “</w:t>
            </w:r>
            <w:r w:rsidRPr="00A517A0">
              <w:rPr>
                <w:b/>
                <w:bCs/>
                <w:i/>
                <w:iCs/>
                <w:lang w:val="en-GB"/>
              </w:rPr>
              <w:t>Loan</w:t>
            </w:r>
            <w:r w:rsidRPr="00A517A0">
              <w:rPr>
                <w:i/>
                <w:iCs/>
                <w:lang w:val="en-GB"/>
              </w:rPr>
              <w:t xml:space="preserve">”) with principal amount of NOK </w:t>
            </w:r>
            <w:r w:rsidR="004039C3">
              <w:rPr>
                <w:i/>
                <w:iCs/>
                <w:lang w:val="en-GB"/>
              </w:rPr>
              <w:t>1,968,000</w:t>
            </w:r>
            <w:r w:rsidRPr="00A517A0">
              <w:rPr>
                <w:i/>
                <w:iCs/>
                <w:lang w:val="en-GB"/>
              </w:rPr>
              <w:t>, pursuant to which the lenders (the “</w:t>
            </w:r>
            <w:r w:rsidRPr="00A517A0">
              <w:rPr>
                <w:b/>
                <w:bCs/>
                <w:i/>
                <w:iCs/>
                <w:lang w:val="en-GB"/>
              </w:rPr>
              <w:t>Lenders</w:t>
            </w:r>
            <w:r w:rsidRPr="00A517A0">
              <w:rPr>
                <w:i/>
                <w:iCs/>
                <w:lang w:val="en-GB"/>
              </w:rPr>
              <w:t>”) shall have the right (but no obligation)  to demand issuance of new ordinary shares (the “</w:t>
            </w:r>
            <w:r w:rsidRPr="00A517A0">
              <w:rPr>
                <w:b/>
                <w:bCs/>
                <w:i/>
                <w:iCs/>
                <w:lang w:val="en-GB"/>
              </w:rPr>
              <w:t>Shares</w:t>
            </w:r>
            <w:r w:rsidRPr="00A517A0">
              <w:rPr>
                <w:i/>
                <w:iCs/>
                <w:lang w:val="en-GB"/>
              </w:rPr>
              <w:t>”) in the Borrower against setting off the loan amount (in whole or in part), based on, and in accordance with the terms and conditions of, a convertible loan agreement (the “</w:t>
            </w:r>
            <w:r w:rsidRPr="00A517A0">
              <w:rPr>
                <w:b/>
                <w:bCs/>
                <w:i/>
                <w:iCs/>
                <w:lang w:val="en-GB"/>
              </w:rPr>
              <w:t>Loan Agreement</w:t>
            </w:r>
            <w:r w:rsidRPr="00A517A0">
              <w:rPr>
                <w:i/>
                <w:iCs/>
                <w:lang w:val="en-GB"/>
              </w:rPr>
              <w:t>”).</w:t>
            </w:r>
          </w:p>
        </w:tc>
      </w:tr>
      <w:tr w:rsidR="00A517A0" w:rsidRPr="00C20FD0" w14:paraId="29F52D8A" w14:textId="77777777" w:rsidTr="00A517A0">
        <w:trPr>
          <w:trHeight w:val="798"/>
        </w:trPr>
        <w:tc>
          <w:tcPr>
            <w:tcW w:w="2500" w:type="pct"/>
            <w:tcBorders>
              <w:right w:val="single" w:sz="4" w:space="0" w:color="auto"/>
            </w:tcBorders>
          </w:tcPr>
          <w:p w14:paraId="1D3087EF" w14:textId="6B19BF0A" w:rsidR="00A517A0" w:rsidRPr="00A517A0" w:rsidRDefault="00A517A0" w:rsidP="00A517A0">
            <w:pPr>
              <w:pStyle w:val="Listeavsnitt"/>
              <w:numPr>
                <w:ilvl w:val="0"/>
                <w:numId w:val="19"/>
              </w:numPr>
              <w:spacing w:after="240"/>
              <w:rPr>
                <w:i/>
                <w:iCs/>
              </w:rPr>
            </w:pPr>
            <w:r w:rsidRPr="00A517A0">
              <w:rPr>
                <w:i/>
                <w:iCs/>
              </w:rPr>
              <w:t>Lånet skal tegnes av de selskap som har inngått en separat avtale med Låntaker om dette. Aksjeeiernes fortrinnsrett til tegning av lånet etter aksjeloven § 11-4 fravikes. Den enkelte Långivers individuelle lånebeløp skal spesifiseres i Låneavtalen (</w:t>
            </w:r>
            <w:r w:rsidR="00B352D3">
              <w:rPr>
                <w:i/>
                <w:iCs/>
              </w:rPr>
              <w:t>"</w:t>
            </w:r>
            <w:r w:rsidRPr="00A517A0">
              <w:rPr>
                <w:b/>
                <w:bCs/>
                <w:i/>
                <w:iCs/>
              </w:rPr>
              <w:t>Lånebeløpet</w:t>
            </w:r>
            <w:r w:rsidR="00B352D3">
              <w:rPr>
                <w:i/>
                <w:iCs/>
              </w:rPr>
              <w:t>"</w:t>
            </w:r>
            <w:r w:rsidRPr="00A517A0">
              <w:rPr>
                <w:i/>
                <w:iCs/>
              </w:rPr>
              <w:t xml:space="preserve">) og fremgår av </w:t>
            </w:r>
            <w:r w:rsidRPr="00A517A0">
              <w:rPr>
                <w:i/>
                <w:iCs/>
                <w:u w:val="single"/>
              </w:rPr>
              <w:t>Vedlegg 2</w:t>
            </w:r>
            <w:r w:rsidRPr="00A517A0">
              <w:rPr>
                <w:i/>
                <w:iCs/>
              </w:rPr>
              <w:t>.</w:t>
            </w:r>
          </w:p>
        </w:tc>
        <w:tc>
          <w:tcPr>
            <w:tcW w:w="2500" w:type="pct"/>
            <w:tcBorders>
              <w:left w:val="single" w:sz="4" w:space="0" w:color="auto"/>
            </w:tcBorders>
          </w:tcPr>
          <w:p w14:paraId="69DBA27B" w14:textId="74326402" w:rsidR="00A517A0" w:rsidRPr="00A517A0" w:rsidRDefault="00A517A0" w:rsidP="00A517A0">
            <w:pPr>
              <w:pStyle w:val="Listeavsnitt"/>
              <w:numPr>
                <w:ilvl w:val="0"/>
                <w:numId w:val="20"/>
              </w:numPr>
              <w:spacing w:after="240"/>
              <w:rPr>
                <w:i/>
                <w:iCs/>
                <w:lang w:val="en-GB"/>
              </w:rPr>
            </w:pPr>
            <w:r w:rsidRPr="00A517A0">
              <w:rPr>
                <w:i/>
                <w:iCs/>
                <w:lang w:val="en-GB"/>
              </w:rPr>
              <w:t>The Loan shall be subscribed for by those entities who have entered into a separate agreement with the Borrower in this regard. The shareholders’ preferential rights to subscribe for the Loan pursuant to Section 11-4 of the Companies Act is deviated from. The individual commitment of each Lender shall be specified in the Loan Agreement (the “</w:t>
            </w:r>
            <w:r w:rsidRPr="00A517A0">
              <w:rPr>
                <w:b/>
                <w:bCs/>
                <w:i/>
                <w:iCs/>
                <w:lang w:val="en-GB"/>
              </w:rPr>
              <w:t>Commitment</w:t>
            </w:r>
            <w:r w:rsidRPr="00A517A0">
              <w:rPr>
                <w:i/>
                <w:iCs/>
                <w:lang w:val="en-GB"/>
              </w:rPr>
              <w:t xml:space="preserve">”) and is set out in </w:t>
            </w:r>
            <w:r w:rsidRPr="00A517A0">
              <w:rPr>
                <w:i/>
                <w:iCs/>
                <w:u w:val="single"/>
                <w:lang w:val="en-GB"/>
              </w:rPr>
              <w:t>Appendix 2</w:t>
            </w:r>
            <w:r w:rsidRPr="00A517A0">
              <w:rPr>
                <w:i/>
                <w:iCs/>
                <w:lang w:val="en-GB"/>
              </w:rPr>
              <w:t>.</w:t>
            </w:r>
          </w:p>
        </w:tc>
      </w:tr>
      <w:tr w:rsidR="00A517A0" w:rsidRPr="00C20FD0" w14:paraId="4705B80A" w14:textId="77777777" w:rsidTr="00A517A0">
        <w:trPr>
          <w:trHeight w:val="798"/>
        </w:trPr>
        <w:tc>
          <w:tcPr>
            <w:tcW w:w="2500" w:type="pct"/>
            <w:tcBorders>
              <w:right w:val="single" w:sz="4" w:space="0" w:color="auto"/>
            </w:tcBorders>
          </w:tcPr>
          <w:p w14:paraId="4A769E2D" w14:textId="41722A21" w:rsidR="00A517A0" w:rsidRPr="00A517A0" w:rsidRDefault="00A517A0" w:rsidP="00A517A0">
            <w:pPr>
              <w:pStyle w:val="Listeavsnitt"/>
              <w:numPr>
                <w:ilvl w:val="0"/>
                <w:numId w:val="19"/>
              </w:numPr>
              <w:spacing w:after="240"/>
              <w:rPr>
                <w:i/>
                <w:iCs/>
              </w:rPr>
            </w:pPr>
            <w:r w:rsidRPr="00A517A0">
              <w:rPr>
                <w:i/>
                <w:iCs/>
              </w:rPr>
              <w:t>Lånet skal tegnes til pålydende, slik at summen av fordringene blir lik summen av Lånebeløpene.</w:t>
            </w:r>
          </w:p>
        </w:tc>
        <w:tc>
          <w:tcPr>
            <w:tcW w:w="2500" w:type="pct"/>
            <w:tcBorders>
              <w:left w:val="single" w:sz="4" w:space="0" w:color="auto"/>
            </w:tcBorders>
          </w:tcPr>
          <w:p w14:paraId="439F0814" w14:textId="53C70D4D" w:rsidR="00A517A0" w:rsidRPr="00A517A0" w:rsidRDefault="00A517A0" w:rsidP="00A517A0">
            <w:pPr>
              <w:pStyle w:val="Listeavsnitt"/>
              <w:numPr>
                <w:ilvl w:val="0"/>
                <w:numId w:val="20"/>
              </w:numPr>
              <w:spacing w:after="240"/>
              <w:rPr>
                <w:i/>
                <w:iCs/>
                <w:lang w:val="en-GB"/>
              </w:rPr>
            </w:pPr>
            <w:r w:rsidRPr="00A517A0">
              <w:rPr>
                <w:i/>
                <w:iCs/>
                <w:lang w:val="en-GB"/>
              </w:rPr>
              <w:t>The Loan shall be subscribed for at par value, so that the sum of the receivables equals the sum of the Commitments.</w:t>
            </w:r>
          </w:p>
        </w:tc>
      </w:tr>
      <w:tr w:rsidR="00A517A0" w:rsidRPr="00C20FD0" w14:paraId="5A179DED" w14:textId="77777777" w:rsidTr="00A517A0">
        <w:trPr>
          <w:trHeight w:val="798"/>
        </w:trPr>
        <w:tc>
          <w:tcPr>
            <w:tcW w:w="2500" w:type="pct"/>
            <w:tcBorders>
              <w:right w:val="single" w:sz="4" w:space="0" w:color="auto"/>
            </w:tcBorders>
          </w:tcPr>
          <w:p w14:paraId="3A83EF52" w14:textId="571260F1" w:rsidR="00A517A0" w:rsidRPr="00A517A0" w:rsidRDefault="00A517A0" w:rsidP="00A517A0">
            <w:pPr>
              <w:pStyle w:val="Listeavsnitt"/>
              <w:numPr>
                <w:ilvl w:val="0"/>
                <w:numId w:val="19"/>
              </w:numPr>
              <w:spacing w:after="240"/>
              <w:rPr>
                <w:i/>
                <w:iCs/>
              </w:rPr>
            </w:pPr>
            <w:r w:rsidRPr="00A517A0">
              <w:rPr>
                <w:i/>
                <w:szCs w:val="21"/>
                <w:lang w:eastAsia="en-US"/>
              </w:rPr>
              <w:t xml:space="preserve">Lånet tegnes i eget tegningsdokument </w:t>
            </w:r>
            <w:r w:rsidRPr="00A372A0">
              <w:rPr>
                <w:i/>
                <w:szCs w:val="21"/>
                <w:lang w:eastAsia="en-US"/>
              </w:rPr>
              <w:t>senest to (2)</w:t>
            </w:r>
            <w:r w:rsidRPr="00A517A0">
              <w:rPr>
                <w:i/>
                <w:szCs w:val="21"/>
                <w:lang w:eastAsia="en-US"/>
              </w:rPr>
              <w:t xml:space="preserve"> måneder etter datoen for generalsamlingens beslutning.</w:t>
            </w:r>
          </w:p>
        </w:tc>
        <w:tc>
          <w:tcPr>
            <w:tcW w:w="2500" w:type="pct"/>
            <w:tcBorders>
              <w:left w:val="single" w:sz="4" w:space="0" w:color="auto"/>
            </w:tcBorders>
          </w:tcPr>
          <w:p w14:paraId="72810131" w14:textId="771DE134" w:rsidR="00A517A0" w:rsidRPr="00A517A0" w:rsidRDefault="00A517A0" w:rsidP="00A517A0">
            <w:pPr>
              <w:pStyle w:val="Listeavsnitt"/>
              <w:numPr>
                <w:ilvl w:val="0"/>
                <w:numId w:val="20"/>
              </w:numPr>
              <w:spacing w:after="240"/>
              <w:rPr>
                <w:i/>
                <w:iCs/>
                <w:lang w:val="en-GB"/>
              </w:rPr>
            </w:pPr>
            <w:r w:rsidRPr="00A517A0">
              <w:rPr>
                <w:i/>
                <w:iCs/>
                <w:lang w:val="en-GB"/>
              </w:rPr>
              <w:t>The Loan is subscribed for in a separate subscription document no later than two (2) months after the date of the resolution by the general meeting.</w:t>
            </w:r>
          </w:p>
        </w:tc>
      </w:tr>
      <w:tr w:rsidR="00A517A0" w:rsidRPr="00101C0B" w14:paraId="67C25987" w14:textId="77777777" w:rsidTr="00A517A0">
        <w:trPr>
          <w:trHeight w:val="798"/>
        </w:trPr>
        <w:tc>
          <w:tcPr>
            <w:tcW w:w="2500" w:type="pct"/>
            <w:tcBorders>
              <w:right w:val="single" w:sz="4" w:space="0" w:color="auto"/>
            </w:tcBorders>
          </w:tcPr>
          <w:p w14:paraId="61847AFC" w14:textId="2C466E60" w:rsidR="00A517A0" w:rsidRPr="00A517A0" w:rsidRDefault="00A517A0" w:rsidP="00A517A0">
            <w:pPr>
              <w:pStyle w:val="Listeavsnitt"/>
              <w:numPr>
                <w:ilvl w:val="0"/>
                <w:numId w:val="19"/>
              </w:numPr>
              <w:spacing w:after="240"/>
              <w:rPr>
                <w:i/>
                <w:szCs w:val="21"/>
                <w:lang w:eastAsia="en-US"/>
              </w:rPr>
            </w:pPr>
            <w:r w:rsidRPr="00A517A0">
              <w:rPr>
                <w:i/>
                <w:iCs/>
              </w:rPr>
              <w:t>Lånet forfaller i sin helhet den 31. desember 2024 (</w:t>
            </w:r>
            <w:r w:rsidR="00B352D3">
              <w:rPr>
                <w:i/>
                <w:iCs/>
              </w:rPr>
              <w:t>"</w:t>
            </w:r>
            <w:r w:rsidRPr="00A517A0">
              <w:rPr>
                <w:b/>
                <w:bCs/>
                <w:i/>
                <w:iCs/>
              </w:rPr>
              <w:t>Forfallsdatoen</w:t>
            </w:r>
            <w:r w:rsidR="00B352D3">
              <w:rPr>
                <w:i/>
                <w:iCs/>
              </w:rPr>
              <w:t>"</w:t>
            </w:r>
            <w:r w:rsidRPr="00A517A0">
              <w:rPr>
                <w:i/>
                <w:iCs/>
              </w:rPr>
              <w:t xml:space="preserve">). Det skal ikke betales avdrag på Lånet. </w:t>
            </w:r>
          </w:p>
        </w:tc>
        <w:tc>
          <w:tcPr>
            <w:tcW w:w="2500" w:type="pct"/>
            <w:tcBorders>
              <w:left w:val="single" w:sz="4" w:space="0" w:color="auto"/>
            </w:tcBorders>
          </w:tcPr>
          <w:p w14:paraId="326F0292" w14:textId="3C467471" w:rsidR="00A517A0" w:rsidRPr="00A517A0" w:rsidRDefault="00A517A0" w:rsidP="00A517A0">
            <w:pPr>
              <w:pStyle w:val="Listeavsnitt"/>
              <w:numPr>
                <w:ilvl w:val="0"/>
                <w:numId w:val="20"/>
              </w:numPr>
              <w:spacing w:after="240"/>
              <w:rPr>
                <w:i/>
                <w:iCs/>
                <w:lang w:val="en-GB"/>
              </w:rPr>
            </w:pPr>
            <w:r w:rsidRPr="00A517A0">
              <w:rPr>
                <w:i/>
                <w:iCs/>
                <w:lang w:val="en-GB"/>
              </w:rPr>
              <w:t>The Loan matures in full on 31 December 2024 (the “</w:t>
            </w:r>
            <w:r w:rsidRPr="00A517A0">
              <w:rPr>
                <w:b/>
                <w:bCs/>
                <w:i/>
                <w:iCs/>
                <w:lang w:val="en-GB"/>
              </w:rPr>
              <w:t>Maturity Date</w:t>
            </w:r>
            <w:r w:rsidRPr="00A517A0">
              <w:rPr>
                <w:i/>
                <w:iCs/>
                <w:lang w:val="en-GB"/>
              </w:rPr>
              <w:t>”). No instalments shall be paid on the Loan.</w:t>
            </w:r>
          </w:p>
        </w:tc>
      </w:tr>
      <w:tr w:rsidR="00A517A0" w:rsidRPr="00C20FD0" w14:paraId="2FA879B6" w14:textId="77777777" w:rsidTr="00A517A0">
        <w:trPr>
          <w:trHeight w:val="798"/>
        </w:trPr>
        <w:tc>
          <w:tcPr>
            <w:tcW w:w="2500" w:type="pct"/>
            <w:tcBorders>
              <w:right w:val="single" w:sz="4" w:space="0" w:color="auto"/>
            </w:tcBorders>
          </w:tcPr>
          <w:p w14:paraId="1258009C" w14:textId="6D521A20" w:rsidR="00A517A0" w:rsidRPr="00A517A0" w:rsidRDefault="00A517A0" w:rsidP="00A517A0">
            <w:pPr>
              <w:pStyle w:val="Listeavsnitt"/>
              <w:numPr>
                <w:ilvl w:val="0"/>
                <w:numId w:val="19"/>
              </w:numPr>
              <w:spacing w:after="240"/>
              <w:rPr>
                <w:i/>
                <w:iCs/>
              </w:rPr>
            </w:pPr>
            <w:r w:rsidRPr="00A517A0">
              <w:rPr>
                <w:i/>
                <w:iCs/>
              </w:rPr>
              <w:t xml:space="preserve">Det skal påløpe en fast rente på 8,59 % p.a. på Lånet. Renten skal påløpe på daglig basis og skal beregnes basert på faktiske påløpte dager og et år på 360 dager. Renten kan betales som naturalytelse </w:t>
            </w:r>
            <w:r w:rsidRPr="00A517A0">
              <w:rPr>
                <w:i/>
                <w:iCs/>
              </w:rPr>
              <w:lastRenderedPageBreak/>
              <w:t>på Forfallsdatoen. Det skal ikke betales renter på eventuelle deler av Lånet som har blitt konvertert.</w:t>
            </w:r>
          </w:p>
        </w:tc>
        <w:tc>
          <w:tcPr>
            <w:tcW w:w="2500" w:type="pct"/>
            <w:tcBorders>
              <w:left w:val="single" w:sz="4" w:space="0" w:color="auto"/>
            </w:tcBorders>
          </w:tcPr>
          <w:p w14:paraId="551C0995" w14:textId="01C123C2" w:rsidR="00A517A0" w:rsidRPr="00A517A0" w:rsidRDefault="00A517A0" w:rsidP="00A517A0">
            <w:pPr>
              <w:pStyle w:val="Listeavsnitt"/>
              <w:numPr>
                <w:ilvl w:val="0"/>
                <w:numId w:val="20"/>
              </w:numPr>
              <w:spacing w:after="240"/>
              <w:rPr>
                <w:i/>
                <w:iCs/>
                <w:lang w:val="en-GB"/>
              </w:rPr>
            </w:pPr>
            <w:r w:rsidRPr="00A517A0">
              <w:rPr>
                <w:i/>
                <w:iCs/>
                <w:lang w:val="en-GB"/>
              </w:rPr>
              <w:lastRenderedPageBreak/>
              <w:t xml:space="preserve">The Loan will accrue interest at a fixed interest rate of 8.59% per annum. Interest shall accrue from day to day and shall be calculated </w:t>
            </w:r>
            <w:proofErr w:type="gramStart"/>
            <w:r w:rsidRPr="00A517A0">
              <w:rPr>
                <w:i/>
                <w:iCs/>
                <w:lang w:val="en-GB"/>
              </w:rPr>
              <w:t>on the basis of</w:t>
            </w:r>
            <w:proofErr w:type="gramEnd"/>
            <w:r w:rsidRPr="00A517A0">
              <w:rPr>
                <w:i/>
                <w:iCs/>
                <w:lang w:val="en-GB"/>
              </w:rPr>
              <w:t xml:space="preserve"> the actual number of days elapsed and a year of 360 </w:t>
            </w:r>
            <w:r w:rsidRPr="00A517A0">
              <w:rPr>
                <w:i/>
                <w:iCs/>
                <w:lang w:val="en-GB"/>
              </w:rPr>
              <w:lastRenderedPageBreak/>
              <w:t>days. The interest may be paid in kind on the Maturity Date. No interest shall be paid on any part of the Loan that has been converted.</w:t>
            </w:r>
          </w:p>
        </w:tc>
      </w:tr>
      <w:tr w:rsidR="00A517A0" w:rsidRPr="00C20FD0" w14:paraId="1AD0C2A2" w14:textId="77777777" w:rsidTr="00A517A0">
        <w:trPr>
          <w:trHeight w:val="798"/>
        </w:trPr>
        <w:tc>
          <w:tcPr>
            <w:tcW w:w="2500" w:type="pct"/>
            <w:tcBorders>
              <w:right w:val="single" w:sz="4" w:space="0" w:color="auto"/>
            </w:tcBorders>
          </w:tcPr>
          <w:p w14:paraId="2F868B13" w14:textId="664F2174" w:rsidR="00A517A0" w:rsidRPr="00A671CF" w:rsidRDefault="00A517A0" w:rsidP="00A517A0">
            <w:pPr>
              <w:pStyle w:val="Listeavsnitt"/>
              <w:numPr>
                <w:ilvl w:val="0"/>
                <w:numId w:val="19"/>
              </w:numPr>
              <w:spacing w:after="240"/>
              <w:rPr>
                <w:i/>
                <w:iCs/>
              </w:rPr>
            </w:pPr>
            <w:r w:rsidRPr="00A671CF">
              <w:rPr>
                <w:i/>
                <w:iCs/>
              </w:rPr>
              <w:lastRenderedPageBreak/>
              <w:t>Lånet skal utbetales av Långiverne til Låntakers bankkonto</w:t>
            </w:r>
            <w:r w:rsidR="006F5B1E" w:rsidRPr="00A671CF">
              <w:rPr>
                <w:i/>
                <w:iCs/>
              </w:rPr>
              <w:t xml:space="preserve"> </w:t>
            </w:r>
            <w:r w:rsidRPr="00A671CF">
              <w:rPr>
                <w:i/>
                <w:iCs/>
              </w:rPr>
              <w:t>innen</w:t>
            </w:r>
            <w:r w:rsidR="006F5B1E" w:rsidRPr="00A671CF">
              <w:rPr>
                <w:i/>
                <w:iCs/>
              </w:rPr>
              <w:t xml:space="preserve"> 24.11.2023 </w:t>
            </w:r>
            <w:r w:rsidR="0035424C" w:rsidRPr="00A671CF">
              <w:rPr>
                <w:i/>
                <w:iCs/>
              </w:rPr>
              <w:t>etter generalforsamlingens beslutning</w:t>
            </w:r>
            <w:r w:rsidRPr="00A671CF">
              <w:rPr>
                <w:i/>
                <w:iCs/>
              </w:rPr>
              <w:t>. Lånet kan benyttes av Låntaker før det er registrert i Foretaksregisteret.</w:t>
            </w:r>
          </w:p>
        </w:tc>
        <w:tc>
          <w:tcPr>
            <w:tcW w:w="2500" w:type="pct"/>
            <w:tcBorders>
              <w:left w:val="single" w:sz="4" w:space="0" w:color="auto"/>
            </w:tcBorders>
          </w:tcPr>
          <w:p w14:paraId="579218DD" w14:textId="05C15C27" w:rsidR="00A517A0" w:rsidRPr="00A671CF" w:rsidRDefault="00A517A0" w:rsidP="00A517A0">
            <w:pPr>
              <w:pStyle w:val="Listeavsnitt"/>
              <w:numPr>
                <w:ilvl w:val="0"/>
                <w:numId w:val="20"/>
              </w:numPr>
              <w:spacing w:after="240"/>
              <w:rPr>
                <w:i/>
                <w:iCs/>
                <w:lang w:val="en-GB"/>
              </w:rPr>
            </w:pPr>
            <w:r w:rsidRPr="00A671CF">
              <w:rPr>
                <w:i/>
                <w:iCs/>
                <w:lang w:val="en-GB"/>
              </w:rPr>
              <w:t xml:space="preserve">The Loan shall be disbursed by the Lenders to the Borrower’s bank account within </w:t>
            </w:r>
            <w:r w:rsidR="006F5B1E" w:rsidRPr="00A671CF">
              <w:rPr>
                <w:i/>
                <w:iCs/>
                <w:lang w:val="en-US"/>
              </w:rPr>
              <w:t xml:space="preserve">24.11.2023 according to </w:t>
            </w:r>
            <w:r w:rsidR="0035424C" w:rsidRPr="00A671CF">
              <w:rPr>
                <w:i/>
                <w:iCs/>
                <w:lang w:val="en-US"/>
              </w:rPr>
              <w:t>the general meetings resolution</w:t>
            </w:r>
            <w:r w:rsidRPr="00A671CF">
              <w:rPr>
                <w:i/>
                <w:iCs/>
                <w:lang w:val="en-GB"/>
              </w:rPr>
              <w:t>. The Borrower may use the proceeds from the Loan prior to the registration in the Norwegian Register of Business Enterprises.</w:t>
            </w:r>
          </w:p>
        </w:tc>
      </w:tr>
      <w:tr w:rsidR="00A517A0" w:rsidRPr="00101C0B" w14:paraId="0F8B37E9" w14:textId="77777777" w:rsidTr="00A517A0">
        <w:trPr>
          <w:trHeight w:val="798"/>
        </w:trPr>
        <w:tc>
          <w:tcPr>
            <w:tcW w:w="2500" w:type="pct"/>
            <w:tcBorders>
              <w:right w:val="single" w:sz="4" w:space="0" w:color="auto"/>
            </w:tcBorders>
          </w:tcPr>
          <w:p w14:paraId="22511086" w14:textId="047329DC" w:rsidR="00A517A0" w:rsidRPr="00A517A0" w:rsidRDefault="00A517A0" w:rsidP="00A517A0">
            <w:pPr>
              <w:pStyle w:val="Listeavsnitt"/>
              <w:numPr>
                <w:ilvl w:val="0"/>
                <w:numId w:val="19"/>
              </w:numPr>
              <w:spacing w:after="240"/>
              <w:rPr>
                <w:i/>
                <w:iCs/>
              </w:rPr>
            </w:pPr>
            <w:r w:rsidRPr="00E43025">
              <w:rPr>
                <w:i/>
                <w:iCs/>
              </w:rPr>
              <w:t>Hver av Långiverne kan når som helst i perioden for Låneavtalen (</w:t>
            </w:r>
            <w:r w:rsidR="00B352D3" w:rsidRPr="00E43025">
              <w:rPr>
                <w:i/>
                <w:iCs/>
              </w:rPr>
              <w:t>"</w:t>
            </w:r>
            <w:r w:rsidRPr="00E43025">
              <w:rPr>
                <w:b/>
                <w:bCs/>
                <w:i/>
                <w:iCs/>
              </w:rPr>
              <w:t>Konverteringsperioden</w:t>
            </w:r>
            <w:r w:rsidR="00B352D3" w:rsidRPr="00E43025">
              <w:rPr>
                <w:i/>
                <w:iCs/>
              </w:rPr>
              <w:t>"</w:t>
            </w:r>
            <w:r w:rsidRPr="00E43025">
              <w:rPr>
                <w:i/>
                <w:iCs/>
              </w:rPr>
              <w:t xml:space="preserve">) kreve hele eller deler av sitt Lånebeløp (sammen med påløpte og ubetalte renter) konvertert til Aksjer i Låntaker til Konverteringskursen (som definert nedenfor), ved å sende en ugjenkallelig melding i den formen som fremgår av vedlegg til Låneavtalen (en </w:t>
            </w:r>
            <w:r w:rsidR="00B352D3" w:rsidRPr="00E43025">
              <w:rPr>
                <w:i/>
                <w:iCs/>
              </w:rPr>
              <w:t>"</w:t>
            </w:r>
            <w:r w:rsidRPr="00E43025">
              <w:rPr>
                <w:b/>
                <w:bCs/>
                <w:i/>
                <w:iCs/>
              </w:rPr>
              <w:t>Konverteringsmelding</w:t>
            </w:r>
            <w:r w:rsidR="00B352D3" w:rsidRPr="00E43025">
              <w:rPr>
                <w:i/>
                <w:iCs/>
              </w:rPr>
              <w:t>"</w:t>
            </w:r>
            <w:r w:rsidRPr="00E43025">
              <w:rPr>
                <w:i/>
                <w:iCs/>
              </w:rPr>
              <w:t xml:space="preserve">) med krav om konvertering til Låntakers styreleder. </w:t>
            </w:r>
            <w:r w:rsidRPr="00A517A0">
              <w:rPr>
                <w:i/>
                <w:iCs/>
              </w:rPr>
              <w:t>Dersom en Långiver ikke konverterer hele sitt Lånebeløp, så skal Långiveren ha en rett (men ikke forpliktelse) til å konvertere den gjenstående delen av sitt Lånebeløp innenfor Konverteringsperioden. En konvertering av Lånebeløpet (helt eller delvis) skal også omfatte konvertering av den påløpte og ubetalte renten på den relevante delen av Lånebeløpet som konverteres.  Konverteringsretten kan ikke skilles fra Lånet.</w:t>
            </w:r>
          </w:p>
        </w:tc>
        <w:tc>
          <w:tcPr>
            <w:tcW w:w="2500" w:type="pct"/>
            <w:tcBorders>
              <w:left w:val="single" w:sz="4" w:space="0" w:color="auto"/>
            </w:tcBorders>
          </w:tcPr>
          <w:p w14:paraId="1AF3A199" w14:textId="1455EDEF" w:rsidR="00A517A0" w:rsidRPr="00A517A0" w:rsidRDefault="00A517A0" w:rsidP="00A517A0">
            <w:pPr>
              <w:pStyle w:val="Listeavsnitt"/>
              <w:numPr>
                <w:ilvl w:val="0"/>
                <w:numId w:val="20"/>
              </w:numPr>
              <w:spacing w:after="240"/>
              <w:rPr>
                <w:i/>
                <w:iCs/>
                <w:lang w:val="en-GB"/>
              </w:rPr>
            </w:pPr>
            <w:r w:rsidRPr="00A517A0">
              <w:rPr>
                <w:i/>
                <w:iCs/>
                <w:lang w:val="en-GB"/>
              </w:rPr>
              <w:t>Each Lender may at any time during the term of the Loan Agreement (the “</w:t>
            </w:r>
            <w:r w:rsidRPr="00A517A0">
              <w:rPr>
                <w:b/>
                <w:bCs/>
                <w:i/>
                <w:iCs/>
                <w:lang w:val="en-GB"/>
              </w:rPr>
              <w:t>Conversion Period</w:t>
            </w:r>
            <w:r w:rsidRPr="00A517A0">
              <w:rPr>
                <w:i/>
                <w:iCs/>
                <w:lang w:val="en-GB"/>
              </w:rPr>
              <w:t>”) require all or some of its Commitment (together with accrued and unpaid interest thereon) to be converted into Shares at the Conversion Price (as defined below) by serving an irrevocable request for conversion in the form attached to the Loan Agreement (a “</w:t>
            </w:r>
            <w:r w:rsidRPr="00A517A0">
              <w:rPr>
                <w:b/>
                <w:bCs/>
                <w:i/>
                <w:iCs/>
                <w:lang w:val="en-GB"/>
              </w:rPr>
              <w:t>Conversion Notice</w:t>
            </w:r>
            <w:r w:rsidRPr="00A517A0">
              <w:rPr>
                <w:i/>
                <w:iCs/>
                <w:lang w:val="en-GB"/>
              </w:rPr>
              <w:t xml:space="preserve">”) to the chairman of the board of directors of the Borrower, provided. </w:t>
            </w:r>
            <w:proofErr w:type="gramStart"/>
            <w:r w:rsidRPr="00A517A0">
              <w:rPr>
                <w:i/>
                <w:iCs/>
                <w:lang w:val="en-GB"/>
              </w:rPr>
              <w:t>In the event that</w:t>
            </w:r>
            <w:proofErr w:type="gramEnd"/>
            <w:r w:rsidRPr="00A517A0">
              <w:rPr>
                <w:i/>
                <w:iCs/>
                <w:lang w:val="en-GB"/>
              </w:rPr>
              <w:t xml:space="preserve"> a Lender does not convert all of its Commitment, such Lender shall be entitled (but not obligated) to make additional requests to convert the remainder of its Commitment within the Conversion Period. Any conversion of the Commitment (in whole or in part) shall also include conversion of the accrued and unpaid interest on the relevant part of the Commitment being converted. The conversion rights cannot be separated from the Loan.</w:t>
            </w:r>
          </w:p>
        </w:tc>
      </w:tr>
      <w:tr w:rsidR="00A517A0" w:rsidRPr="00C20FD0" w14:paraId="3281FED9" w14:textId="77777777" w:rsidTr="00A517A0">
        <w:trPr>
          <w:trHeight w:val="798"/>
        </w:trPr>
        <w:tc>
          <w:tcPr>
            <w:tcW w:w="2500" w:type="pct"/>
            <w:tcBorders>
              <w:right w:val="single" w:sz="4" w:space="0" w:color="auto"/>
            </w:tcBorders>
          </w:tcPr>
          <w:p w14:paraId="16C8CB66" w14:textId="70A78D41" w:rsidR="00A517A0" w:rsidRPr="00266E91" w:rsidRDefault="00A517A0" w:rsidP="00A517A0">
            <w:pPr>
              <w:pStyle w:val="Listeavsnitt"/>
              <w:numPr>
                <w:ilvl w:val="0"/>
                <w:numId w:val="19"/>
              </w:numPr>
              <w:spacing w:after="240"/>
              <w:rPr>
                <w:i/>
                <w:iCs/>
              </w:rPr>
            </w:pPr>
            <w:r w:rsidRPr="00A517A0">
              <w:rPr>
                <w:i/>
                <w:iCs/>
              </w:rPr>
              <w:t>Konverteringskursen per Aksje skal være NOK</w:t>
            </w:r>
            <w:r w:rsidR="00B352D3">
              <w:rPr>
                <w:i/>
                <w:iCs/>
              </w:rPr>
              <w:t> </w:t>
            </w:r>
            <w:r w:rsidR="004039C3">
              <w:rPr>
                <w:i/>
                <w:iCs/>
              </w:rPr>
              <w:t>252,19</w:t>
            </w:r>
            <w:r w:rsidRPr="00A517A0">
              <w:rPr>
                <w:i/>
                <w:iCs/>
              </w:rPr>
              <w:t xml:space="preserve"> (</w:t>
            </w:r>
            <w:r w:rsidR="00B352D3">
              <w:rPr>
                <w:i/>
                <w:iCs/>
              </w:rPr>
              <w:t>"</w:t>
            </w:r>
            <w:r w:rsidRPr="00A517A0">
              <w:rPr>
                <w:b/>
                <w:bCs/>
                <w:i/>
                <w:iCs/>
              </w:rPr>
              <w:t>Konverteringskursen</w:t>
            </w:r>
            <w:r w:rsidR="00B352D3">
              <w:rPr>
                <w:i/>
                <w:iCs/>
              </w:rPr>
              <w:t>"</w:t>
            </w:r>
            <w:r w:rsidRPr="00A517A0">
              <w:rPr>
                <w:i/>
                <w:iCs/>
              </w:rPr>
              <w:t xml:space="preserve">). </w:t>
            </w:r>
          </w:p>
        </w:tc>
        <w:tc>
          <w:tcPr>
            <w:tcW w:w="2500" w:type="pct"/>
            <w:tcBorders>
              <w:left w:val="single" w:sz="4" w:space="0" w:color="auto"/>
            </w:tcBorders>
          </w:tcPr>
          <w:p w14:paraId="302FBD68" w14:textId="6C5BFC4F" w:rsidR="00A517A0" w:rsidRPr="00A517A0" w:rsidRDefault="00A517A0" w:rsidP="00A517A0">
            <w:pPr>
              <w:pStyle w:val="Listeavsnitt"/>
              <w:numPr>
                <w:ilvl w:val="0"/>
                <w:numId w:val="20"/>
              </w:numPr>
              <w:spacing w:after="240"/>
              <w:rPr>
                <w:i/>
                <w:iCs/>
                <w:lang w:val="en-GB"/>
              </w:rPr>
            </w:pPr>
            <w:r w:rsidRPr="00A517A0">
              <w:rPr>
                <w:i/>
                <w:iCs/>
                <w:lang w:val="en-GB"/>
              </w:rPr>
              <w:t xml:space="preserve">The conversion price per Share shall be NOK </w:t>
            </w:r>
            <w:r w:rsidR="004039C3">
              <w:rPr>
                <w:i/>
                <w:iCs/>
                <w:lang w:val="en-GB"/>
              </w:rPr>
              <w:t>252.19</w:t>
            </w:r>
            <w:r w:rsidRPr="00A517A0">
              <w:rPr>
                <w:i/>
                <w:iCs/>
                <w:lang w:val="en-GB"/>
              </w:rPr>
              <w:t xml:space="preserve"> (the “</w:t>
            </w:r>
            <w:r w:rsidRPr="00A517A0">
              <w:rPr>
                <w:b/>
                <w:bCs/>
                <w:i/>
                <w:iCs/>
                <w:lang w:val="en-GB"/>
              </w:rPr>
              <w:t>Conversion Price</w:t>
            </w:r>
            <w:r w:rsidRPr="00A517A0">
              <w:rPr>
                <w:i/>
                <w:iCs/>
                <w:lang w:val="en-GB"/>
              </w:rPr>
              <w:t>”).</w:t>
            </w:r>
          </w:p>
        </w:tc>
      </w:tr>
      <w:tr w:rsidR="00A517A0" w:rsidRPr="00C20FD0" w14:paraId="0DA4E5FB" w14:textId="77777777" w:rsidTr="00A517A0">
        <w:trPr>
          <w:trHeight w:val="798"/>
        </w:trPr>
        <w:tc>
          <w:tcPr>
            <w:tcW w:w="2500" w:type="pct"/>
            <w:tcBorders>
              <w:right w:val="single" w:sz="4" w:space="0" w:color="auto"/>
            </w:tcBorders>
          </w:tcPr>
          <w:p w14:paraId="7B899C63" w14:textId="70792142" w:rsidR="00A517A0" w:rsidRPr="00A517A0" w:rsidRDefault="00A517A0" w:rsidP="00A517A0">
            <w:pPr>
              <w:pStyle w:val="Listeavsnitt"/>
              <w:numPr>
                <w:ilvl w:val="0"/>
                <w:numId w:val="19"/>
              </w:numPr>
              <w:spacing w:after="240"/>
              <w:contextualSpacing w:val="0"/>
              <w:rPr>
                <w:i/>
                <w:iCs/>
              </w:rPr>
            </w:pPr>
            <w:r w:rsidRPr="00E43025">
              <w:rPr>
                <w:i/>
                <w:iCs/>
              </w:rPr>
              <w:t>Ved en Långivers konvertering, vil Långiveren motta det antall Aksjer (</w:t>
            </w:r>
            <w:r w:rsidR="00B352D3" w:rsidRPr="00E43025">
              <w:rPr>
                <w:i/>
                <w:iCs/>
              </w:rPr>
              <w:t>"</w:t>
            </w:r>
            <w:r w:rsidRPr="00E43025">
              <w:rPr>
                <w:b/>
                <w:bCs/>
                <w:i/>
                <w:iCs/>
              </w:rPr>
              <w:t>Konverteringsaksjer</w:t>
            </w:r>
            <w:r w:rsidR="00B352D3" w:rsidRPr="00E43025">
              <w:rPr>
                <w:i/>
                <w:iCs/>
              </w:rPr>
              <w:t>"</w:t>
            </w:r>
            <w:r w:rsidRPr="00E43025">
              <w:rPr>
                <w:i/>
                <w:iCs/>
              </w:rPr>
              <w:t xml:space="preserve">) som fremkommer ved å dele den delen av Lånebeløpet som konverteres med Konverteringskursen. </w:t>
            </w:r>
            <w:r w:rsidRPr="00A517A0">
              <w:rPr>
                <w:i/>
                <w:iCs/>
              </w:rPr>
              <w:t>Hvis beløpet som konverteres ikke lar seg fullt ut dividere på Konverteringskursen, så skal antallet Konverteringsaksjer som skal utstedes rundes ned til nærmeste hele Aksje.</w:t>
            </w:r>
          </w:p>
        </w:tc>
        <w:tc>
          <w:tcPr>
            <w:tcW w:w="2500" w:type="pct"/>
            <w:tcBorders>
              <w:left w:val="single" w:sz="4" w:space="0" w:color="auto"/>
            </w:tcBorders>
          </w:tcPr>
          <w:p w14:paraId="69416AA3" w14:textId="424368AA" w:rsidR="00A517A0" w:rsidRPr="00A517A0" w:rsidRDefault="00A517A0" w:rsidP="00A517A0">
            <w:pPr>
              <w:pStyle w:val="Listeavsnitt"/>
              <w:numPr>
                <w:ilvl w:val="0"/>
                <w:numId w:val="20"/>
              </w:numPr>
              <w:spacing w:after="240"/>
              <w:contextualSpacing w:val="0"/>
              <w:rPr>
                <w:i/>
                <w:iCs/>
                <w:lang w:val="en-GB"/>
              </w:rPr>
            </w:pPr>
            <w:r w:rsidRPr="00A517A0">
              <w:rPr>
                <w:i/>
                <w:iCs/>
                <w:lang w:val="en-GB"/>
              </w:rPr>
              <w:t>Upon a Lender’s conversion, the Lender will receive the number of Shares (the “</w:t>
            </w:r>
            <w:r w:rsidRPr="00A517A0">
              <w:rPr>
                <w:b/>
                <w:bCs/>
                <w:i/>
                <w:iCs/>
                <w:lang w:val="en-GB"/>
              </w:rPr>
              <w:t>Conversion Shares</w:t>
            </w:r>
            <w:r w:rsidRPr="00A517A0">
              <w:rPr>
                <w:i/>
                <w:iCs/>
                <w:lang w:val="en-GB"/>
              </w:rPr>
              <w:t xml:space="preserve">”) resulting from dividing the part of the Commitment being converted with the Conversion Price. If the amount being converted is not wholly dividable with the Conversion Price, the number of Conversion Shares to be issued shall be rounded down to the nearest whole Share. </w:t>
            </w:r>
          </w:p>
        </w:tc>
      </w:tr>
      <w:tr w:rsidR="00A517A0" w:rsidRPr="00C20FD0" w14:paraId="4522B9DF" w14:textId="77777777" w:rsidTr="00A517A0">
        <w:trPr>
          <w:trHeight w:val="798"/>
        </w:trPr>
        <w:tc>
          <w:tcPr>
            <w:tcW w:w="2500" w:type="pct"/>
            <w:tcBorders>
              <w:right w:val="single" w:sz="4" w:space="0" w:color="auto"/>
            </w:tcBorders>
          </w:tcPr>
          <w:p w14:paraId="624540DA" w14:textId="60418430" w:rsidR="00A517A0" w:rsidRPr="00A517A0" w:rsidRDefault="00A517A0" w:rsidP="00A517A0">
            <w:pPr>
              <w:pStyle w:val="Listeavsnitt"/>
              <w:numPr>
                <w:ilvl w:val="0"/>
                <w:numId w:val="19"/>
              </w:numPr>
              <w:spacing w:after="240"/>
              <w:rPr>
                <w:i/>
                <w:iCs/>
              </w:rPr>
            </w:pPr>
            <w:r w:rsidRPr="00A517A0">
              <w:rPr>
                <w:i/>
                <w:iCs/>
              </w:rPr>
              <w:t>Låntaker skal sørge for at kapitalforhøyelsen vedrørende utstedelsen av Konverteringsaksjene blir registrert i Foretaksregisteret uten ugrunnet opphold etter mottak av en Konverteringsmelding.</w:t>
            </w:r>
          </w:p>
        </w:tc>
        <w:tc>
          <w:tcPr>
            <w:tcW w:w="2500" w:type="pct"/>
            <w:tcBorders>
              <w:left w:val="single" w:sz="4" w:space="0" w:color="auto"/>
            </w:tcBorders>
          </w:tcPr>
          <w:p w14:paraId="15D5C63C" w14:textId="4C792005" w:rsidR="00A517A0" w:rsidRPr="00A517A0" w:rsidRDefault="00A517A0" w:rsidP="00A517A0">
            <w:pPr>
              <w:pStyle w:val="Listeavsnitt"/>
              <w:numPr>
                <w:ilvl w:val="0"/>
                <w:numId w:val="20"/>
              </w:numPr>
              <w:spacing w:after="240"/>
              <w:rPr>
                <w:i/>
                <w:iCs/>
                <w:lang w:val="en-GB"/>
              </w:rPr>
            </w:pPr>
            <w:r w:rsidRPr="00A517A0">
              <w:rPr>
                <w:i/>
                <w:iCs/>
                <w:lang w:val="en-GB"/>
              </w:rPr>
              <w:t>The Borrower shall cause that the share capital increase pertaining to the issuance of the Conversion Shares is registered in the Norwegian Register of Business Enterprises without undue delay after receipt of the Conversion Notice.</w:t>
            </w:r>
          </w:p>
        </w:tc>
      </w:tr>
      <w:tr w:rsidR="00A517A0" w:rsidRPr="00C20FD0" w14:paraId="24AAA3DA" w14:textId="77777777" w:rsidTr="00A517A0">
        <w:trPr>
          <w:trHeight w:val="798"/>
        </w:trPr>
        <w:tc>
          <w:tcPr>
            <w:tcW w:w="2500" w:type="pct"/>
            <w:tcBorders>
              <w:right w:val="single" w:sz="4" w:space="0" w:color="auto"/>
            </w:tcBorders>
          </w:tcPr>
          <w:p w14:paraId="38C39899" w14:textId="415CA9AD" w:rsidR="00A517A0" w:rsidRPr="00A517A0" w:rsidRDefault="00A517A0" w:rsidP="00A517A0">
            <w:pPr>
              <w:pStyle w:val="Listeavsnitt"/>
              <w:numPr>
                <w:ilvl w:val="0"/>
                <w:numId w:val="19"/>
              </w:numPr>
              <w:spacing w:after="240"/>
              <w:rPr>
                <w:i/>
                <w:iCs/>
              </w:rPr>
            </w:pPr>
            <w:r w:rsidRPr="00A517A0">
              <w:rPr>
                <w:i/>
                <w:iCs/>
                <w:lang w:eastAsia="en-US"/>
              </w:rPr>
              <w:t>Ved endringer i selskapets aksjekapital inkludert økning eller nedsettelse av aksjekapitalen, utstedelse av tegningsretter eller ved oppløsning, fusjon, fisjon eller reorganisering, skal hver Långiver ha samme rett som en aksjeeier, jf. aksjeloven § 11</w:t>
            </w:r>
            <w:r w:rsidRPr="00A517A0">
              <w:rPr>
                <w:i/>
                <w:iCs/>
                <w:lang w:eastAsia="en-US"/>
              </w:rPr>
              <w:noBreakHyphen/>
              <w:t>2</w:t>
            </w:r>
            <w:r w:rsidRPr="00A517A0">
              <w:rPr>
                <w:i/>
                <w:iCs/>
                <w:sz w:val="22"/>
                <w:szCs w:val="22"/>
                <w:lang w:eastAsia="en-US"/>
              </w:rPr>
              <w:t> (3) nr. 10 andre setning.</w:t>
            </w:r>
          </w:p>
        </w:tc>
        <w:tc>
          <w:tcPr>
            <w:tcW w:w="2500" w:type="pct"/>
            <w:tcBorders>
              <w:left w:val="single" w:sz="4" w:space="0" w:color="auto"/>
            </w:tcBorders>
          </w:tcPr>
          <w:p w14:paraId="42C1ECEA" w14:textId="1AE636A1" w:rsidR="00A517A0" w:rsidRPr="00A517A0" w:rsidRDefault="00A517A0" w:rsidP="00A517A0">
            <w:pPr>
              <w:pStyle w:val="Listeavsnitt"/>
              <w:numPr>
                <w:ilvl w:val="0"/>
                <w:numId w:val="20"/>
              </w:numPr>
              <w:spacing w:after="240"/>
              <w:rPr>
                <w:i/>
                <w:iCs/>
                <w:lang w:val="en-GB"/>
              </w:rPr>
            </w:pPr>
            <w:r w:rsidRPr="00A517A0">
              <w:rPr>
                <w:i/>
                <w:iCs/>
                <w:lang w:val="en-GB"/>
              </w:rPr>
              <w:t xml:space="preserve">In the event of changes in the company's share capital, including increase or decrease of the share capital, issuance of subscription rights or through dissolution, merger, demerger or reorganization, each Lender shall have the same rights as those of a </w:t>
            </w:r>
            <w:r w:rsidRPr="00A517A0">
              <w:rPr>
                <w:i/>
                <w:iCs/>
                <w:lang w:val="en-GB"/>
              </w:rPr>
              <w:lastRenderedPageBreak/>
              <w:t>shareholder as provided in the Companies Act Section 11-2 (3) no. 10 second sentence.</w:t>
            </w:r>
          </w:p>
        </w:tc>
      </w:tr>
      <w:tr w:rsidR="00A517A0" w:rsidRPr="00C20FD0" w14:paraId="7879CF48" w14:textId="77777777" w:rsidTr="00A517A0">
        <w:trPr>
          <w:trHeight w:val="798"/>
        </w:trPr>
        <w:tc>
          <w:tcPr>
            <w:tcW w:w="2500" w:type="pct"/>
            <w:tcBorders>
              <w:right w:val="single" w:sz="4" w:space="0" w:color="auto"/>
            </w:tcBorders>
          </w:tcPr>
          <w:p w14:paraId="526353A4" w14:textId="7411E2FB" w:rsidR="00A517A0" w:rsidRPr="00A517A0" w:rsidRDefault="00A517A0" w:rsidP="00A517A0">
            <w:pPr>
              <w:pStyle w:val="Listeavsnitt"/>
              <w:numPr>
                <w:ilvl w:val="0"/>
                <w:numId w:val="19"/>
              </w:numPr>
              <w:spacing w:after="240"/>
              <w:rPr>
                <w:i/>
                <w:iCs/>
                <w:lang w:eastAsia="en-US"/>
              </w:rPr>
            </w:pPr>
            <w:r w:rsidRPr="00A517A0">
              <w:rPr>
                <w:i/>
                <w:iCs/>
              </w:rPr>
              <w:lastRenderedPageBreak/>
              <w:t>De nærmere betingelser for Lånet skal være overensstemmende med vilkårene i Låneavtalen.</w:t>
            </w:r>
          </w:p>
        </w:tc>
        <w:tc>
          <w:tcPr>
            <w:tcW w:w="2500" w:type="pct"/>
            <w:tcBorders>
              <w:left w:val="single" w:sz="4" w:space="0" w:color="auto"/>
            </w:tcBorders>
          </w:tcPr>
          <w:p w14:paraId="478C9D42" w14:textId="6D3DB1B0" w:rsidR="00A517A0" w:rsidRPr="00A517A0" w:rsidRDefault="00A517A0" w:rsidP="00A517A0">
            <w:pPr>
              <w:pStyle w:val="Listeavsnitt"/>
              <w:numPr>
                <w:ilvl w:val="0"/>
                <w:numId w:val="20"/>
              </w:numPr>
              <w:spacing w:after="240"/>
              <w:rPr>
                <w:i/>
                <w:iCs/>
                <w:lang w:val="en-GB"/>
              </w:rPr>
            </w:pPr>
            <w:r w:rsidRPr="00A517A0">
              <w:rPr>
                <w:i/>
                <w:iCs/>
                <w:lang w:val="en-GB"/>
              </w:rPr>
              <w:t>The further terms and condition of the Loan shall be in accordance with the terms and the conditions set out in the Loan Agreement.</w:t>
            </w:r>
          </w:p>
        </w:tc>
      </w:tr>
      <w:tr w:rsidR="00A517A0" w:rsidRPr="00C20FD0" w14:paraId="144D2462" w14:textId="77777777" w:rsidTr="00A517A0">
        <w:trPr>
          <w:trHeight w:val="798"/>
        </w:trPr>
        <w:tc>
          <w:tcPr>
            <w:tcW w:w="2500" w:type="pct"/>
            <w:tcBorders>
              <w:right w:val="single" w:sz="4" w:space="0" w:color="auto"/>
            </w:tcBorders>
          </w:tcPr>
          <w:p w14:paraId="6DE1A2F5" w14:textId="6E797F64" w:rsidR="00A517A0" w:rsidRPr="00A517A0" w:rsidRDefault="00A517A0" w:rsidP="00A517A0">
            <w:pPr>
              <w:pStyle w:val="Listeavsnitt"/>
              <w:numPr>
                <w:ilvl w:val="0"/>
                <w:numId w:val="19"/>
              </w:numPr>
              <w:spacing w:after="240"/>
              <w:rPr>
                <w:i/>
                <w:iCs/>
              </w:rPr>
            </w:pPr>
            <w:r w:rsidRPr="00A517A0">
              <w:rPr>
                <w:i/>
                <w:iCs/>
                <w:lang w:eastAsia="en-US"/>
              </w:rPr>
              <w:t xml:space="preserve">Konverteringsaksjer skal har rett til utbytte fra tidspunktet for registrering av kapitalforhøyelsen i Foretaksregisteret. </w:t>
            </w:r>
          </w:p>
        </w:tc>
        <w:tc>
          <w:tcPr>
            <w:tcW w:w="2500" w:type="pct"/>
            <w:tcBorders>
              <w:left w:val="single" w:sz="4" w:space="0" w:color="auto"/>
            </w:tcBorders>
          </w:tcPr>
          <w:p w14:paraId="04358572" w14:textId="46191D95" w:rsidR="00A517A0" w:rsidRPr="00A517A0" w:rsidRDefault="00A517A0" w:rsidP="00A517A0">
            <w:pPr>
              <w:pStyle w:val="Listeavsnitt"/>
              <w:numPr>
                <w:ilvl w:val="0"/>
                <w:numId w:val="20"/>
              </w:numPr>
              <w:spacing w:after="240"/>
              <w:rPr>
                <w:i/>
                <w:iCs/>
                <w:lang w:val="en-GB"/>
              </w:rPr>
            </w:pPr>
            <w:r w:rsidRPr="00A517A0">
              <w:rPr>
                <w:i/>
                <w:iCs/>
                <w:lang w:val="en-GB"/>
              </w:rPr>
              <w:t>Conversion shares shall be entitled to dividend from the point in time of registration of the capital increase in the Norwegian Register of Business Enterprises.</w:t>
            </w:r>
          </w:p>
        </w:tc>
      </w:tr>
      <w:tr w:rsidR="00A517A0" w:rsidRPr="00C20FD0" w14:paraId="587411B6" w14:textId="77777777" w:rsidTr="00A517A0">
        <w:trPr>
          <w:trHeight w:val="798"/>
        </w:trPr>
        <w:tc>
          <w:tcPr>
            <w:tcW w:w="2500" w:type="pct"/>
            <w:tcBorders>
              <w:right w:val="single" w:sz="4" w:space="0" w:color="auto"/>
            </w:tcBorders>
          </w:tcPr>
          <w:p w14:paraId="4AEB5DE0" w14:textId="4237EBB7" w:rsidR="00A517A0" w:rsidRPr="00A517A0" w:rsidRDefault="00A517A0" w:rsidP="00A517A0">
            <w:pPr>
              <w:pStyle w:val="Listeavsnitt"/>
              <w:numPr>
                <w:ilvl w:val="0"/>
                <w:numId w:val="19"/>
              </w:numPr>
              <w:spacing w:after="240"/>
              <w:rPr>
                <w:i/>
                <w:iCs/>
                <w:lang w:eastAsia="en-US"/>
              </w:rPr>
            </w:pPr>
            <w:r w:rsidRPr="00A517A0">
              <w:rPr>
                <w:i/>
                <w:iCs/>
              </w:rPr>
              <w:t>Det er kun én aksjeklasse i Selskapet på tidspunktet for utstedelse av det konvertible lånet. Aksjene som kan krevet utstedt ved konvertering i henhold til det konvertible lånet skal derfor være ordinære aksjer. Dersom det etter vedtakelsen av det konvertible lånet etableres en eller flere aksjeklasse(r) i Selskapet med bedre rett enn de ordinære Aksjene, skal det konvertible lånet kunne konverteres til en slik aksjeklasse.</w:t>
            </w:r>
          </w:p>
        </w:tc>
        <w:tc>
          <w:tcPr>
            <w:tcW w:w="2500" w:type="pct"/>
            <w:tcBorders>
              <w:left w:val="single" w:sz="4" w:space="0" w:color="auto"/>
            </w:tcBorders>
          </w:tcPr>
          <w:p w14:paraId="427D3557" w14:textId="10007B65" w:rsidR="00A517A0" w:rsidRPr="00A517A0" w:rsidRDefault="00A517A0" w:rsidP="00A517A0">
            <w:pPr>
              <w:pStyle w:val="Listeavsnitt"/>
              <w:numPr>
                <w:ilvl w:val="0"/>
                <w:numId w:val="20"/>
              </w:numPr>
              <w:spacing w:after="240"/>
              <w:rPr>
                <w:i/>
                <w:iCs/>
                <w:lang w:val="en-GB"/>
              </w:rPr>
            </w:pPr>
            <w:r w:rsidRPr="00A517A0">
              <w:rPr>
                <w:i/>
                <w:iCs/>
                <w:lang w:val="en-GB"/>
              </w:rPr>
              <w:t>At the time off issuance of the convertible loan, there is only one share class in the Company. Thus, the shares that may be required to be issued upon conversion in accordance with the convertible loan shall be ordinary shares. If, after the adoption of the convertible loan, one or more share class(es) are established in the Company with better rights than the ordinary Shares, the convertible loan shall be convertible into such a share class.</w:t>
            </w:r>
          </w:p>
        </w:tc>
      </w:tr>
      <w:tr w:rsidR="00A517A0" w:rsidRPr="000E2D90" w14:paraId="7D1B6428" w14:textId="77777777" w:rsidTr="00A517A0">
        <w:trPr>
          <w:trHeight w:val="798"/>
        </w:trPr>
        <w:tc>
          <w:tcPr>
            <w:tcW w:w="2500" w:type="pct"/>
            <w:tcBorders>
              <w:right w:val="single" w:sz="4" w:space="0" w:color="auto"/>
            </w:tcBorders>
          </w:tcPr>
          <w:p w14:paraId="03952549" w14:textId="1EDE5B34" w:rsidR="00A517A0" w:rsidRPr="00A517A0" w:rsidRDefault="00A517A0" w:rsidP="00A517A0">
            <w:pPr>
              <w:pStyle w:val="Listeavsnitt"/>
              <w:numPr>
                <w:ilvl w:val="0"/>
                <w:numId w:val="19"/>
              </w:numPr>
              <w:spacing w:after="240"/>
              <w:rPr>
                <w:i/>
                <w:iCs/>
              </w:rPr>
            </w:pPr>
            <w:r w:rsidRPr="00A517A0">
              <w:rPr>
                <w:i/>
                <w:iCs/>
              </w:rPr>
              <w:t>Styret gis fullmakt til å foreta nødvendige endringer av selskapets vedtekter som følge av eventuell kapitalforhøyelse gjennomført som følge av utøvelse av konverteringsrett som beskrevet ovenfor.</w:t>
            </w:r>
          </w:p>
        </w:tc>
        <w:tc>
          <w:tcPr>
            <w:tcW w:w="2500" w:type="pct"/>
            <w:tcBorders>
              <w:left w:val="single" w:sz="4" w:space="0" w:color="auto"/>
            </w:tcBorders>
          </w:tcPr>
          <w:p w14:paraId="0BC419B8" w14:textId="535D995B" w:rsidR="00A517A0" w:rsidRPr="00A517A0" w:rsidRDefault="00A517A0" w:rsidP="00A517A0">
            <w:pPr>
              <w:pStyle w:val="Listeavsnitt"/>
              <w:numPr>
                <w:ilvl w:val="0"/>
                <w:numId w:val="20"/>
              </w:numPr>
              <w:spacing w:after="240"/>
              <w:rPr>
                <w:i/>
                <w:iCs/>
                <w:lang w:val="en-GB"/>
              </w:rPr>
            </w:pPr>
            <w:r w:rsidRPr="00A517A0">
              <w:rPr>
                <w:i/>
                <w:iCs/>
                <w:lang w:val="en-GB"/>
              </w:rPr>
              <w:t xml:space="preserve">The board is authorised to make necessary changes to the company’s articles of association </w:t>
            </w:r>
            <w:proofErr w:type="gramStart"/>
            <w:r w:rsidRPr="00A517A0">
              <w:rPr>
                <w:i/>
                <w:iCs/>
                <w:lang w:val="en-GB"/>
              </w:rPr>
              <w:t>as a result of</w:t>
            </w:r>
            <w:proofErr w:type="gramEnd"/>
            <w:r w:rsidRPr="00A517A0">
              <w:rPr>
                <w:i/>
                <w:iCs/>
                <w:lang w:val="en-GB"/>
              </w:rPr>
              <w:t xml:space="preserve"> any capital increase implemented as a result of the exercise of conversion rights as described above.</w:t>
            </w:r>
          </w:p>
        </w:tc>
      </w:tr>
      <w:tr w:rsidR="00266E91" w:rsidRPr="00C20FD0" w14:paraId="2BE54577" w14:textId="77777777" w:rsidTr="00A517A0">
        <w:trPr>
          <w:trHeight w:val="798"/>
        </w:trPr>
        <w:tc>
          <w:tcPr>
            <w:tcW w:w="2500" w:type="pct"/>
            <w:tcBorders>
              <w:right w:val="single" w:sz="4" w:space="0" w:color="auto"/>
            </w:tcBorders>
          </w:tcPr>
          <w:p w14:paraId="39681391" w14:textId="47A076E4" w:rsidR="00266E91" w:rsidRPr="00266E91" w:rsidRDefault="00266E91" w:rsidP="00266E91">
            <w:pPr>
              <w:pStyle w:val="Overskrift2"/>
              <w:rPr>
                <w:rFonts w:asciiTheme="majorHAnsi" w:hAnsiTheme="majorHAnsi"/>
                <w:szCs w:val="21"/>
              </w:rPr>
            </w:pPr>
            <w:r w:rsidRPr="005C7D67">
              <w:t xml:space="preserve">Forslag om </w:t>
            </w:r>
            <w:r w:rsidR="00B14802">
              <w:t>utstedelse av konvertibelt lån</w:t>
            </w:r>
            <w:r w:rsidR="004039C3">
              <w:t xml:space="preserve"> på NOK 750 000</w:t>
            </w:r>
          </w:p>
        </w:tc>
        <w:tc>
          <w:tcPr>
            <w:tcW w:w="2500" w:type="pct"/>
            <w:tcBorders>
              <w:left w:val="single" w:sz="4" w:space="0" w:color="auto"/>
            </w:tcBorders>
          </w:tcPr>
          <w:p w14:paraId="68C36ACE" w14:textId="56631452" w:rsidR="00266E91" w:rsidRPr="00266E91" w:rsidRDefault="00266E91" w:rsidP="00266E91">
            <w:pPr>
              <w:pStyle w:val="Overskrift2"/>
              <w:numPr>
                <w:ilvl w:val="1"/>
                <w:numId w:val="24"/>
              </w:numPr>
              <w:rPr>
                <w:rFonts w:asciiTheme="majorHAnsi" w:hAnsiTheme="majorHAnsi"/>
                <w:szCs w:val="21"/>
                <w:lang w:val="en-US"/>
              </w:rPr>
            </w:pPr>
            <w:r w:rsidRPr="00266E91">
              <w:rPr>
                <w:lang w:val="en-GB"/>
              </w:rPr>
              <w:t xml:space="preserve">Proposal on </w:t>
            </w:r>
            <w:r w:rsidR="00B14802">
              <w:rPr>
                <w:lang w:val="en-GB"/>
              </w:rPr>
              <w:t>issuance of a convertible loan</w:t>
            </w:r>
            <w:r w:rsidR="004039C3">
              <w:rPr>
                <w:lang w:val="en-GB"/>
              </w:rPr>
              <w:t xml:space="preserve"> of NOK 750,000</w:t>
            </w:r>
          </w:p>
        </w:tc>
      </w:tr>
      <w:tr w:rsidR="00266E91" w:rsidRPr="00C20FD0" w14:paraId="323364B3" w14:textId="77777777" w:rsidTr="00872FC2">
        <w:trPr>
          <w:trHeight w:val="693"/>
        </w:trPr>
        <w:tc>
          <w:tcPr>
            <w:tcW w:w="2500" w:type="pct"/>
            <w:tcBorders>
              <w:right w:val="single" w:sz="4" w:space="0" w:color="auto"/>
            </w:tcBorders>
          </w:tcPr>
          <w:p w14:paraId="1C37E27E" w14:textId="4ECDB45D" w:rsidR="00266E91" w:rsidRPr="00266E91" w:rsidRDefault="00266E91" w:rsidP="00266E91">
            <w:pPr>
              <w:spacing w:after="240"/>
              <w:rPr>
                <w:i/>
                <w:iCs/>
              </w:rPr>
            </w:pPr>
            <w:r w:rsidRPr="008E04BA">
              <w:t>I samsvar med styrets forslag traff generalforsamlingen følgende vedtak:</w:t>
            </w:r>
          </w:p>
        </w:tc>
        <w:tc>
          <w:tcPr>
            <w:tcW w:w="2500" w:type="pct"/>
            <w:tcBorders>
              <w:left w:val="single" w:sz="4" w:space="0" w:color="auto"/>
            </w:tcBorders>
          </w:tcPr>
          <w:p w14:paraId="26F8CF3F" w14:textId="41206D82" w:rsidR="00266E91" w:rsidRPr="00266E91" w:rsidRDefault="00266E91" w:rsidP="00266E91">
            <w:pPr>
              <w:spacing w:after="240"/>
              <w:rPr>
                <w:i/>
                <w:iCs/>
                <w:lang w:val="en-US"/>
              </w:rPr>
            </w:pPr>
            <w:r w:rsidRPr="00266E91">
              <w:rPr>
                <w:lang w:val="en-US"/>
              </w:rPr>
              <w:t>In accordance with the board of directors' proposal, the general meeting passed the following:</w:t>
            </w:r>
          </w:p>
        </w:tc>
      </w:tr>
      <w:tr w:rsidR="00266E91" w:rsidRPr="00C20FD0" w14:paraId="7914640A" w14:textId="77777777" w:rsidTr="00A517A0">
        <w:trPr>
          <w:trHeight w:val="798"/>
        </w:trPr>
        <w:tc>
          <w:tcPr>
            <w:tcW w:w="2500" w:type="pct"/>
            <w:tcBorders>
              <w:right w:val="single" w:sz="4" w:space="0" w:color="auto"/>
            </w:tcBorders>
          </w:tcPr>
          <w:p w14:paraId="4701F5B8" w14:textId="34FFFEB8" w:rsidR="00266E91" w:rsidRPr="00872FC2" w:rsidRDefault="00266E91" w:rsidP="00872FC2">
            <w:pPr>
              <w:pStyle w:val="Listeavsnitt"/>
              <w:numPr>
                <w:ilvl w:val="0"/>
                <w:numId w:val="25"/>
              </w:numPr>
              <w:spacing w:after="240"/>
              <w:rPr>
                <w:i/>
                <w:iCs/>
              </w:rPr>
            </w:pPr>
            <w:r w:rsidRPr="00872FC2">
              <w:rPr>
                <w:i/>
                <w:iCs/>
              </w:rPr>
              <w:t>Selskapet (</w:t>
            </w:r>
            <w:r w:rsidR="00B352D3">
              <w:rPr>
                <w:i/>
                <w:iCs/>
              </w:rPr>
              <w:t>"</w:t>
            </w:r>
            <w:r w:rsidRPr="00872FC2">
              <w:rPr>
                <w:b/>
                <w:bCs/>
                <w:i/>
                <w:iCs/>
              </w:rPr>
              <w:t>Låntaker</w:t>
            </w:r>
            <w:r w:rsidR="00B352D3">
              <w:rPr>
                <w:i/>
                <w:iCs/>
              </w:rPr>
              <w:t>"</w:t>
            </w:r>
            <w:r w:rsidRPr="00872FC2">
              <w:rPr>
                <w:i/>
                <w:iCs/>
              </w:rPr>
              <w:t>) opptar et konvertibelt lån (</w:t>
            </w:r>
            <w:r w:rsidR="00B352D3">
              <w:rPr>
                <w:i/>
                <w:iCs/>
              </w:rPr>
              <w:t>"</w:t>
            </w:r>
            <w:r w:rsidRPr="00872FC2">
              <w:rPr>
                <w:b/>
                <w:bCs/>
                <w:i/>
                <w:iCs/>
              </w:rPr>
              <w:t>Lånet</w:t>
            </w:r>
            <w:r w:rsidR="00B352D3">
              <w:rPr>
                <w:i/>
                <w:iCs/>
              </w:rPr>
              <w:t>"</w:t>
            </w:r>
            <w:r w:rsidRPr="00872FC2">
              <w:rPr>
                <w:i/>
                <w:iCs/>
              </w:rPr>
              <w:t xml:space="preserve">) med hovedstol på NOK </w:t>
            </w:r>
            <w:r w:rsidR="004039C3">
              <w:rPr>
                <w:i/>
                <w:iCs/>
              </w:rPr>
              <w:t>750 000</w:t>
            </w:r>
            <w:r w:rsidRPr="00872FC2">
              <w:rPr>
                <w:i/>
                <w:iCs/>
              </w:rPr>
              <w:t>, hvorunder långiver</w:t>
            </w:r>
            <w:r w:rsidR="007C02FF">
              <w:rPr>
                <w:i/>
                <w:iCs/>
              </w:rPr>
              <w:t>en</w:t>
            </w:r>
            <w:r w:rsidRPr="00872FC2">
              <w:rPr>
                <w:i/>
                <w:iCs/>
              </w:rPr>
              <w:t xml:space="preserve"> (</w:t>
            </w:r>
            <w:r w:rsidR="00B352D3">
              <w:rPr>
                <w:i/>
                <w:iCs/>
              </w:rPr>
              <w:t>"</w:t>
            </w:r>
            <w:r w:rsidRPr="00872FC2">
              <w:rPr>
                <w:b/>
                <w:bCs/>
                <w:i/>
                <w:iCs/>
              </w:rPr>
              <w:t>Långiver</w:t>
            </w:r>
            <w:r w:rsidR="007C02FF">
              <w:rPr>
                <w:b/>
                <w:bCs/>
                <w:i/>
                <w:iCs/>
              </w:rPr>
              <w:t>en</w:t>
            </w:r>
            <w:r w:rsidR="00B352D3">
              <w:rPr>
                <w:i/>
                <w:iCs/>
              </w:rPr>
              <w:t>"</w:t>
            </w:r>
            <w:r w:rsidRPr="00872FC2">
              <w:rPr>
                <w:i/>
                <w:iCs/>
              </w:rPr>
              <w:t>) skal ha en rett (men ingen forpliktelse) til å kreve utstedt nye ordinære aksjer (</w:t>
            </w:r>
            <w:r w:rsidR="00B352D3">
              <w:rPr>
                <w:i/>
                <w:iCs/>
              </w:rPr>
              <w:t>"</w:t>
            </w:r>
            <w:r w:rsidRPr="00872FC2">
              <w:rPr>
                <w:b/>
                <w:bCs/>
                <w:i/>
                <w:iCs/>
              </w:rPr>
              <w:t>Aksjene</w:t>
            </w:r>
            <w:r w:rsidR="00B352D3">
              <w:rPr>
                <w:i/>
                <w:iCs/>
              </w:rPr>
              <w:t>"</w:t>
            </w:r>
            <w:r w:rsidRPr="00872FC2">
              <w:rPr>
                <w:i/>
                <w:iCs/>
              </w:rPr>
              <w:t>) i Låntaker mot at Lånet nyttes til motregning (helt eller delvis), basert på, og i henhold til vilkårene og betingelsene i, en konvertibel låneavtale (</w:t>
            </w:r>
            <w:r w:rsidR="00B352D3">
              <w:rPr>
                <w:i/>
                <w:iCs/>
              </w:rPr>
              <w:t>"</w:t>
            </w:r>
            <w:r w:rsidRPr="00872FC2">
              <w:rPr>
                <w:b/>
                <w:bCs/>
                <w:i/>
                <w:iCs/>
              </w:rPr>
              <w:t>Låneavtalen</w:t>
            </w:r>
            <w:r w:rsidR="00B352D3">
              <w:rPr>
                <w:i/>
                <w:iCs/>
              </w:rPr>
              <w:t>"</w:t>
            </w:r>
            <w:r w:rsidRPr="00872FC2">
              <w:rPr>
                <w:i/>
                <w:iCs/>
              </w:rPr>
              <w:t>).</w:t>
            </w:r>
          </w:p>
        </w:tc>
        <w:tc>
          <w:tcPr>
            <w:tcW w:w="2500" w:type="pct"/>
            <w:tcBorders>
              <w:left w:val="single" w:sz="4" w:space="0" w:color="auto"/>
            </w:tcBorders>
          </w:tcPr>
          <w:p w14:paraId="313C8057" w14:textId="6B9FAAA2" w:rsidR="00266E91" w:rsidRPr="00872FC2" w:rsidRDefault="00266E91" w:rsidP="00872FC2">
            <w:pPr>
              <w:pStyle w:val="Listeavsnitt"/>
              <w:numPr>
                <w:ilvl w:val="0"/>
                <w:numId w:val="26"/>
              </w:numPr>
              <w:spacing w:after="240"/>
              <w:rPr>
                <w:i/>
                <w:iCs/>
                <w:lang w:val="en-US"/>
              </w:rPr>
            </w:pPr>
            <w:r w:rsidRPr="00872FC2">
              <w:rPr>
                <w:i/>
                <w:iCs/>
                <w:lang w:val="en-US"/>
              </w:rPr>
              <w:t>The Company (the “</w:t>
            </w:r>
            <w:r w:rsidRPr="00872FC2">
              <w:rPr>
                <w:b/>
                <w:bCs/>
                <w:i/>
                <w:iCs/>
                <w:lang w:val="en-US"/>
              </w:rPr>
              <w:t>Borrower</w:t>
            </w:r>
            <w:r w:rsidRPr="00872FC2">
              <w:rPr>
                <w:i/>
                <w:iCs/>
                <w:lang w:val="en-US"/>
              </w:rPr>
              <w:t>”) raises a convertible loan (the “</w:t>
            </w:r>
            <w:r w:rsidRPr="00872FC2">
              <w:rPr>
                <w:b/>
                <w:bCs/>
                <w:i/>
                <w:iCs/>
                <w:lang w:val="en-US"/>
              </w:rPr>
              <w:t>Loan</w:t>
            </w:r>
            <w:r w:rsidRPr="00872FC2">
              <w:rPr>
                <w:i/>
                <w:iCs/>
                <w:lang w:val="en-US"/>
              </w:rPr>
              <w:t xml:space="preserve">”) with principal amount of NOK </w:t>
            </w:r>
            <w:r w:rsidR="004039C3">
              <w:rPr>
                <w:i/>
                <w:iCs/>
                <w:lang w:val="en-US"/>
              </w:rPr>
              <w:t>750,000</w:t>
            </w:r>
            <w:r w:rsidRPr="00872FC2">
              <w:rPr>
                <w:i/>
                <w:iCs/>
                <w:lang w:val="en-US"/>
              </w:rPr>
              <w:t>, pursuant to which the lender (the “</w:t>
            </w:r>
            <w:r w:rsidRPr="00872FC2">
              <w:rPr>
                <w:b/>
                <w:bCs/>
                <w:i/>
                <w:iCs/>
                <w:lang w:val="en-US"/>
              </w:rPr>
              <w:t>Lender</w:t>
            </w:r>
            <w:r w:rsidRPr="00872FC2">
              <w:rPr>
                <w:i/>
                <w:iCs/>
                <w:lang w:val="en-US"/>
              </w:rPr>
              <w:t>”) shall have the right (but no obligation)  to demand issuance of new ordinary shares (the “</w:t>
            </w:r>
            <w:r w:rsidRPr="00872FC2">
              <w:rPr>
                <w:b/>
                <w:bCs/>
                <w:i/>
                <w:iCs/>
                <w:lang w:val="en-US"/>
              </w:rPr>
              <w:t>Shares</w:t>
            </w:r>
            <w:r w:rsidRPr="00872FC2">
              <w:rPr>
                <w:i/>
                <w:iCs/>
                <w:lang w:val="en-US"/>
              </w:rPr>
              <w:t>”) in the Borrower against setting off the loan amount (in whole or in part), based on, and in accordance with the terms and conditions of, a convertible loan agreement (the “</w:t>
            </w:r>
            <w:r w:rsidRPr="00872FC2">
              <w:rPr>
                <w:b/>
                <w:bCs/>
                <w:i/>
                <w:iCs/>
                <w:lang w:val="en-US"/>
              </w:rPr>
              <w:t>Loan Agreement</w:t>
            </w:r>
            <w:r w:rsidRPr="00872FC2">
              <w:rPr>
                <w:i/>
                <w:iCs/>
                <w:lang w:val="en-US"/>
              </w:rPr>
              <w:t>”).</w:t>
            </w:r>
          </w:p>
        </w:tc>
      </w:tr>
      <w:tr w:rsidR="00872FC2" w:rsidRPr="00C20FD0" w14:paraId="76AC88D9" w14:textId="77777777" w:rsidTr="00A517A0">
        <w:trPr>
          <w:trHeight w:val="798"/>
        </w:trPr>
        <w:tc>
          <w:tcPr>
            <w:tcW w:w="2500" w:type="pct"/>
            <w:tcBorders>
              <w:right w:val="single" w:sz="4" w:space="0" w:color="auto"/>
            </w:tcBorders>
          </w:tcPr>
          <w:p w14:paraId="0A60BF46" w14:textId="16F82E86" w:rsidR="00872FC2" w:rsidRPr="00872FC2" w:rsidRDefault="00872FC2" w:rsidP="00872FC2">
            <w:pPr>
              <w:pStyle w:val="Listeavsnitt"/>
              <w:numPr>
                <w:ilvl w:val="0"/>
                <w:numId w:val="25"/>
              </w:numPr>
              <w:spacing w:after="240"/>
              <w:rPr>
                <w:i/>
                <w:iCs/>
              </w:rPr>
            </w:pPr>
            <w:r w:rsidRPr="00872FC2">
              <w:rPr>
                <w:i/>
                <w:iCs/>
              </w:rPr>
              <w:t xml:space="preserve">Lånet skal tegnes av </w:t>
            </w:r>
            <w:r w:rsidR="007C02FF">
              <w:rPr>
                <w:i/>
                <w:iCs/>
              </w:rPr>
              <w:t xml:space="preserve">Gunnar Nordbø ENK </w:t>
            </w:r>
            <w:r w:rsidRPr="00872FC2">
              <w:rPr>
                <w:i/>
                <w:iCs/>
              </w:rPr>
              <w:t xml:space="preserve">som har inngått en separat avtale med Låntaker om dette. Aksjeeiernes fortrinnsrett til tegning av lånet etter aksjeloven § 11-4 fravikes. </w:t>
            </w:r>
            <w:r w:rsidR="007C02FF">
              <w:rPr>
                <w:i/>
                <w:iCs/>
              </w:rPr>
              <w:t>Långiveren yter et lånebeløp på NOK 750 000</w:t>
            </w:r>
            <w:r w:rsidR="00AA64A0">
              <w:rPr>
                <w:i/>
                <w:iCs/>
              </w:rPr>
              <w:t xml:space="preserve"> som spesifisert i Låneavtalen</w:t>
            </w:r>
            <w:r w:rsidRPr="00872FC2">
              <w:rPr>
                <w:i/>
                <w:iCs/>
              </w:rPr>
              <w:t xml:space="preserve"> (</w:t>
            </w:r>
            <w:r w:rsidR="00B352D3">
              <w:rPr>
                <w:i/>
                <w:iCs/>
              </w:rPr>
              <w:t>"</w:t>
            </w:r>
            <w:r w:rsidRPr="00872FC2">
              <w:rPr>
                <w:b/>
                <w:bCs/>
                <w:i/>
                <w:iCs/>
              </w:rPr>
              <w:t>Lånebeløpet</w:t>
            </w:r>
            <w:r w:rsidR="00B352D3">
              <w:rPr>
                <w:i/>
                <w:iCs/>
              </w:rPr>
              <w:t>"</w:t>
            </w:r>
            <w:r w:rsidRPr="00872FC2">
              <w:rPr>
                <w:i/>
                <w:iCs/>
              </w:rPr>
              <w:t>)</w:t>
            </w:r>
            <w:r w:rsidR="007C02FF">
              <w:rPr>
                <w:i/>
                <w:iCs/>
              </w:rPr>
              <w:t>.</w:t>
            </w:r>
          </w:p>
        </w:tc>
        <w:tc>
          <w:tcPr>
            <w:tcW w:w="2500" w:type="pct"/>
            <w:tcBorders>
              <w:left w:val="single" w:sz="4" w:space="0" w:color="auto"/>
            </w:tcBorders>
          </w:tcPr>
          <w:p w14:paraId="3C968D03" w14:textId="2C6A13E0" w:rsidR="00872FC2" w:rsidRPr="00872FC2" w:rsidRDefault="00872FC2" w:rsidP="00872FC2">
            <w:pPr>
              <w:pStyle w:val="Listeavsnitt"/>
              <w:numPr>
                <w:ilvl w:val="0"/>
                <w:numId w:val="26"/>
              </w:numPr>
              <w:spacing w:after="240"/>
              <w:rPr>
                <w:i/>
                <w:iCs/>
                <w:lang w:val="en-US"/>
              </w:rPr>
            </w:pPr>
            <w:r w:rsidRPr="00872FC2">
              <w:rPr>
                <w:i/>
                <w:iCs/>
                <w:lang w:val="en-US"/>
              </w:rPr>
              <w:t xml:space="preserve">The Loan shall be subscribed for by </w:t>
            </w:r>
            <w:r w:rsidR="007C02FF">
              <w:rPr>
                <w:i/>
                <w:iCs/>
                <w:lang w:val="en-US"/>
              </w:rPr>
              <w:t>Gunnar Nordbø ENK</w:t>
            </w:r>
            <w:r w:rsidRPr="00872FC2">
              <w:rPr>
                <w:i/>
                <w:iCs/>
                <w:lang w:val="en-US"/>
              </w:rPr>
              <w:t xml:space="preserve"> who have entered into a separate agreement with the Borrower in this regard. The shareholders’ preferential rights to subscribe for the Loan pursuant to Section 11-4 of the Companies Act is deviated from. </w:t>
            </w:r>
            <w:r w:rsidR="007C02FF">
              <w:rPr>
                <w:i/>
                <w:iCs/>
                <w:lang w:val="en-US"/>
              </w:rPr>
              <w:t>The Lender have committed to a loan amount of NOK 750,000</w:t>
            </w:r>
            <w:r w:rsidR="00AA64A0">
              <w:rPr>
                <w:i/>
                <w:iCs/>
                <w:lang w:val="en-US"/>
              </w:rPr>
              <w:t xml:space="preserve"> as specified in the Loan Agreement</w:t>
            </w:r>
            <w:r w:rsidRPr="00872FC2">
              <w:rPr>
                <w:i/>
                <w:iCs/>
                <w:lang w:val="en-US"/>
              </w:rPr>
              <w:t xml:space="preserve"> (the “</w:t>
            </w:r>
            <w:r w:rsidRPr="00872FC2">
              <w:rPr>
                <w:b/>
                <w:bCs/>
                <w:i/>
                <w:iCs/>
                <w:lang w:val="en-US"/>
              </w:rPr>
              <w:t>Commitment</w:t>
            </w:r>
            <w:r w:rsidRPr="00872FC2">
              <w:rPr>
                <w:i/>
                <w:iCs/>
                <w:lang w:val="en-US"/>
              </w:rPr>
              <w:t>”).</w:t>
            </w:r>
          </w:p>
        </w:tc>
      </w:tr>
      <w:tr w:rsidR="00872FC2" w:rsidRPr="00C20FD0" w14:paraId="753CBE9E" w14:textId="77777777" w:rsidTr="00A517A0">
        <w:trPr>
          <w:trHeight w:val="798"/>
        </w:trPr>
        <w:tc>
          <w:tcPr>
            <w:tcW w:w="2500" w:type="pct"/>
            <w:tcBorders>
              <w:right w:val="single" w:sz="4" w:space="0" w:color="auto"/>
            </w:tcBorders>
          </w:tcPr>
          <w:p w14:paraId="74BC2FB0" w14:textId="03D823F9" w:rsidR="00872FC2" w:rsidRPr="00872FC2" w:rsidRDefault="00872FC2" w:rsidP="00872FC2">
            <w:pPr>
              <w:pStyle w:val="Listeavsnitt"/>
              <w:numPr>
                <w:ilvl w:val="0"/>
                <w:numId w:val="25"/>
              </w:numPr>
              <w:spacing w:after="240"/>
              <w:rPr>
                <w:i/>
                <w:iCs/>
              </w:rPr>
            </w:pPr>
            <w:r w:rsidRPr="00872FC2">
              <w:rPr>
                <w:i/>
                <w:iCs/>
              </w:rPr>
              <w:lastRenderedPageBreak/>
              <w:t>Lånet skal tegnes til pålydende, slik at summen av fordringene blir lik summen av Lånebeløpene.</w:t>
            </w:r>
          </w:p>
        </w:tc>
        <w:tc>
          <w:tcPr>
            <w:tcW w:w="2500" w:type="pct"/>
            <w:tcBorders>
              <w:left w:val="single" w:sz="4" w:space="0" w:color="auto"/>
            </w:tcBorders>
          </w:tcPr>
          <w:p w14:paraId="727E602E" w14:textId="15E8C713" w:rsidR="00872FC2" w:rsidRPr="00872FC2" w:rsidRDefault="00872FC2" w:rsidP="00872FC2">
            <w:pPr>
              <w:pStyle w:val="Listeavsnitt"/>
              <w:numPr>
                <w:ilvl w:val="0"/>
                <w:numId w:val="26"/>
              </w:numPr>
              <w:spacing w:after="240"/>
              <w:rPr>
                <w:i/>
                <w:iCs/>
                <w:lang w:val="en-US"/>
              </w:rPr>
            </w:pPr>
            <w:r w:rsidRPr="00872FC2">
              <w:rPr>
                <w:i/>
                <w:iCs/>
                <w:lang w:val="en-US"/>
              </w:rPr>
              <w:t>The Loan shall be subscribed for at par value, so that the sum of the receivables equals the sum of the Commitments.</w:t>
            </w:r>
          </w:p>
        </w:tc>
      </w:tr>
      <w:tr w:rsidR="00872FC2" w:rsidRPr="00C20FD0" w14:paraId="1D40DF30" w14:textId="77777777" w:rsidTr="00A517A0">
        <w:trPr>
          <w:trHeight w:val="798"/>
        </w:trPr>
        <w:tc>
          <w:tcPr>
            <w:tcW w:w="2500" w:type="pct"/>
            <w:tcBorders>
              <w:right w:val="single" w:sz="4" w:space="0" w:color="auto"/>
            </w:tcBorders>
          </w:tcPr>
          <w:p w14:paraId="730B5B1D" w14:textId="475FAB52" w:rsidR="00872FC2" w:rsidRPr="00872FC2" w:rsidRDefault="00872FC2" w:rsidP="00872FC2">
            <w:pPr>
              <w:pStyle w:val="Listeavsnitt"/>
              <w:numPr>
                <w:ilvl w:val="0"/>
                <w:numId w:val="25"/>
              </w:numPr>
              <w:spacing w:after="240"/>
              <w:rPr>
                <w:i/>
                <w:iCs/>
              </w:rPr>
            </w:pPr>
            <w:r w:rsidRPr="00872FC2">
              <w:rPr>
                <w:i/>
                <w:iCs/>
              </w:rPr>
              <w:t>Lånet tegnes i eget tegningsdokument senest to (2) måneder etter datoen for generalsamlingens beslutning.</w:t>
            </w:r>
          </w:p>
        </w:tc>
        <w:tc>
          <w:tcPr>
            <w:tcW w:w="2500" w:type="pct"/>
            <w:tcBorders>
              <w:left w:val="single" w:sz="4" w:space="0" w:color="auto"/>
            </w:tcBorders>
          </w:tcPr>
          <w:p w14:paraId="15B35E99" w14:textId="3C3C4D58" w:rsidR="00872FC2" w:rsidRPr="00872FC2" w:rsidRDefault="00872FC2" w:rsidP="00872FC2">
            <w:pPr>
              <w:pStyle w:val="Listeavsnitt"/>
              <w:numPr>
                <w:ilvl w:val="0"/>
                <w:numId w:val="26"/>
              </w:numPr>
              <w:spacing w:after="240"/>
              <w:rPr>
                <w:i/>
                <w:iCs/>
                <w:lang w:val="en-US"/>
              </w:rPr>
            </w:pPr>
            <w:r w:rsidRPr="00872FC2">
              <w:rPr>
                <w:i/>
                <w:iCs/>
                <w:lang w:val="en-US"/>
              </w:rPr>
              <w:t>The Loan is subscribed for in a separate subscription document no later than two (2) months after the date of the resolution by the general meeting.</w:t>
            </w:r>
          </w:p>
        </w:tc>
      </w:tr>
      <w:tr w:rsidR="00872FC2" w:rsidRPr="00872FC2" w14:paraId="7DA13FAC" w14:textId="77777777" w:rsidTr="00A517A0">
        <w:trPr>
          <w:trHeight w:val="798"/>
        </w:trPr>
        <w:tc>
          <w:tcPr>
            <w:tcW w:w="2500" w:type="pct"/>
            <w:tcBorders>
              <w:right w:val="single" w:sz="4" w:space="0" w:color="auto"/>
            </w:tcBorders>
          </w:tcPr>
          <w:p w14:paraId="65BC1DBD" w14:textId="6ACDBB8F" w:rsidR="00872FC2" w:rsidRPr="00872FC2" w:rsidRDefault="00872FC2" w:rsidP="00872FC2">
            <w:pPr>
              <w:pStyle w:val="Listeavsnitt"/>
              <w:numPr>
                <w:ilvl w:val="0"/>
                <w:numId w:val="25"/>
              </w:numPr>
              <w:spacing w:after="240"/>
              <w:rPr>
                <w:i/>
                <w:iCs/>
              </w:rPr>
            </w:pPr>
            <w:r w:rsidRPr="00872FC2">
              <w:rPr>
                <w:i/>
                <w:iCs/>
              </w:rPr>
              <w:t>Lånet forfaller i sin helhet den 31. desember 2024 (</w:t>
            </w:r>
            <w:r w:rsidR="00B352D3">
              <w:rPr>
                <w:i/>
                <w:iCs/>
              </w:rPr>
              <w:t>"</w:t>
            </w:r>
            <w:r w:rsidRPr="00872FC2">
              <w:rPr>
                <w:b/>
                <w:bCs/>
                <w:i/>
                <w:iCs/>
              </w:rPr>
              <w:t>Forfallsdatoen</w:t>
            </w:r>
            <w:r w:rsidR="00B352D3">
              <w:rPr>
                <w:i/>
                <w:iCs/>
              </w:rPr>
              <w:t>"</w:t>
            </w:r>
            <w:r w:rsidRPr="00872FC2">
              <w:rPr>
                <w:i/>
                <w:iCs/>
              </w:rPr>
              <w:t xml:space="preserve">). Det skal ikke betales avdrag på Lånet. </w:t>
            </w:r>
          </w:p>
        </w:tc>
        <w:tc>
          <w:tcPr>
            <w:tcW w:w="2500" w:type="pct"/>
            <w:tcBorders>
              <w:left w:val="single" w:sz="4" w:space="0" w:color="auto"/>
            </w:tcBorders>
          </w:tcPr>
          <w:p w14:paraId="7CCDC8E7" w14:textId="38B4213A" w:rsidR="00872FC2" w:rsidRPr="00872FC2" w:rsidRDefault="00872FC2" w:rsidP="00872FC2">
            <w:pPr>
              <w:pStyle w:val="Listeavsnitt"/>
              <w:numPr>
                <w:ilvl w:val="0"/>
                <w:numId w:val="26"/>
              </w:numPr>
              <w:spacing w:after="240"/>
              <w:rPr>
                <w:i/>
                <w:iCs/>
                <w:lang w:val="en-US"/>
              </w:rPr>
            </w:pPr>
            <w:r w:rsidRPr="00872FC2">
              <w:rPr>
                <w:i/>
                <w:iCs/>
                <w:lang w:val="en-US"/>
              </w:rPr>
              <w:t>The Loan matures in full on 31 December 2024 (the “</w:t>
            </w:r>
            <w:r w:rsidRPr="00872FC2">
              <w:rPr>
                <w:b/>
                <w:bCs/>
                <w:i/>
                <w:iCs/>
                <w:lang w:val="en-US"/>
              </w:rPr>
              <w:t>Maturity Date</w:t>
            </w:r>
            <w:r w:rsidRPr="00872FC2">
              <w:rPr>
                <w:i/>
                <w:iCs/>
                <w:lang w:val="en-US"/>
              </w:rPr>
              <w:t xml:space="preserve">”). </w:t>
            </w:r>
            <w:r w:rsidRPr="00872FC2">
              <w:rPr>
                <w:i/>
                <w:iCs/>
              </w:rPr>
              <w:t xml:space="preserve">No </w:t>
            </w:r>
            <w:proofErr w:type="spellStart"/>
            <w:r w:rsidRPr="00872FC2">
              <w:rPr>
                <w:i/>
                <w:iCs/>
              </w:rPr>
              <w:t>instalments</w:t>
            </w:r>
            <w:proofErr w:type="spellEnd"/>
            <w:r w:rsidRPr="00872FC2">
              <w:rPr>
                <w:i/>
                <w:iCs/>
              </w:rPr>
              <w:t xml:space="preserve"> </w:t>
            </w:r>
            <w:proofErr w:type="spellStart"/>
            <w:r w:rsidRPr="00872FC2">
              <w:rPr>
                <w:i/>
                <w:iCs/>
              </w:rPr>
              <w:t>shall</w:t>
            </w:r>
            <w:proofErr w:type="spellEnd"/>
            <w:r w:rsidRPr="00872FC2">
              <w:rPr>
                <w:i/>
                <w:iCs/>
              </w:rPr>
              <w:t xml:space="preserve"> be </w:t>
            </w:r>
            <w:proofErr w:type="spellStart"/>
            <w:r w:rsidRPr="00872FC2">
              <w:rPr>
                <w:i/>
                <w:iCs/>
              </w:rPr>
              <w:t>paid</w:t>
            </w:r>
            <w:proofErr w:type="spellEnd"/>
            <w:r w:rsidRPr="00872FC2">
              <w:rPr>
                <w:i/>
                <w:iCs/>
              </w:rPr>
              <w:t xml:space="preserve"> </w:t>
            </w:r>
            <w:proofErr w:type="spellStart"/>
            <w:r w:rsidRPr="00872FC2">
              <w:rPr>
                <w:i/>
                <w:iCs/>
              </w:rPr>
              <w:t>on</w:t>
            </w:r>
            <w:proofErr w:type="spellEnd"/>
            <w:r w:rsidRPr="00872FC2">
              <w:rPr>
                <w:i/>
                <w:iCs/>
              </w:rPr>
              <w:t xml:space="preserve"> </w:t>
            </w:r>
            <w:proofErr w:type="spellStart"/>
            <w:r w:rsidRPr="00872FC2">
              <w:rPr>
                <w:i/>
                <w:iCs/>
              </w:rPr>
              <w:t>the</w:t>
            </w:r>
            <w:proofErr w:type="spellEnd"/>
            <w:r w:rsidRPr="00872FC2">
              <w:rPr>
                <w:i/>
                <w:iCs/>
              </w:rPr>
              <w:t xml:space="preserve"> Loan.</w:t>
            </w:r>
          </w:p>
        </w:tc>
      </w:tr>
      <w:tr w:rsidR="00872FC2" w:rsidRPr="00C20FD0" w14:paraId="59F7A9A2" w14:textId="77777777" w:rsidTr="00A517A0">
        <w:trPr>
          <w:trHeight w:val="798"/>
        </w:trPr>
        <w:tc>
          <w:tcPr>
            <w:tcW w:w="2500" w:type="pct"/>
            <w:tcBorders>
              <w:right w:val="single" w:sz="4" w:space="0" w:color="auto"/>
            </w:tcBorders>
          </w:tcPr>
          <w:p w14:paraId="035CA181" w14:textId="2E345430" w:rsidR="00872FC2" w:rsidRPr="00872FC2" w:rsidRDefault="00872FC2" w:rsidP="00872FC2">
            <w:pPr>
              <w:pStyle w:val="Listeavsnitt"/>
              <w:numPr>
                <w:ilvl w:val="0"/>
                <w:numId w:val="25"/>
              </w:numPr>
              <w:spacing w:after="240"/>
              <w:rPr>
                <w:i/>
                <w:iCs/>
              </w:rPr>
            </w:pPr>
            <w:r w:rsidRPr="00872FC2">
              <w:rPr>
                <w:i/>
                <w:iCs/>
              </w:rPr>
              <w:t>Det skal påløpe en fast rente på 8,59 % p.a. på Lånet. Renten skal påløpe på daglig basis og skal beregnes basert på faktiske påløpte dager og et år på 360 dager. Renten kan betales som naturalytelse på Forfallsdatoen. Det skal ikke betales renter på eventuelle deler av Lånet som har blitt konvertert.</w:t>
            </w:r>
          </w:p>
        </w:tc>
        <w:tc>
          <w:tcPr>
            <w:tcW w:w="2500" w:type="pct"/>
            <w:tcBorders>
              <w:left w:val="single" w:sz="4" w:space="0" w:color="auto"/>
            </w:tcBorders>
          </w:tcPr>
          <w:p w14:paraId="13AC7455" w14:textId="288E7B80" w:rsidR="00872FC2" w:rsidRPr="00872FC2" w:rsidRDefault="00872FC2" w:rsidP="00872FC2">
            <w:pPr>
              <w:pStyle w:val="Listeavsnitt"/>
              <w:numPr>
                <w:ilvl w:val="0"/>
                <w:numId w:val="26"/>
              </w:numPr>
              <w:spacing w:after="240"/>
              <w:rPr>
                <w:i/>
                <w:iCs/>
                <w:lang w:val="en-US"/>
              </w:rPr>
            </w:pPr>
            <w:r w:rsidRPr="00872FC2">
              <w:rPr>
                <w:i/>
                <w:iCs/>
                <w:lang w:val="en-US"/>
              </w:rPr>
              <w:t xml:space="preserve">The Loan will accrue interest at a fixed interest rate of 8.59% per annum. Interest shall accrue from day to day and shall be calculated </w:t>
            </w:r>
            <w:proofErr w:type="gramStart"/>
            <w:r w:rsidRPr="00872FC2">
              <w:rPr>
                <w:i/>
                <w:iCs/>
                <w:lang w:val="en-US"/>
              </w:rPr>
              <w:t>on the basis of</w:t>
            </w:r>
            <w:proofErr w:type="gramEnd"/>
            <w:r w:rsidRPr="00872FC2">
              <w:rPr>
                <w:i/>
                <w:iCs/>
                <w:lang w:val="en-US"/>
              </w:rPr>
              <w:t xml:space="preserve"> the actual number of days elapsed and a year of 360 days. The interest may be paid in kind on the Maturity Date. No interest shall be paid on any part of the Loan that has been converted.</w:t>
            </w:r>
          </w:p>
        </w:tc>
      </w:tr>
      <w:tr w:rsidR="00872FC2" w:rsidRPr="00C20FD0" w14:paraId="4D3E102E" w14:textId="77777777" w:rsidTr="00A517A0">
        <w:trPr>
          <w:trHeight w:val="798"/>
        </w:trPr>
        <w:tc>
          <w:tcPr>
            <w:tcW w:w="2500" w:type="pct"/>
            <w:tcBorders>
              <w:right w:val="single" w:sz="4" w:space="0" w:color="auto"/>
            </w:tcBorders>
          </w:tcPr>
          <w:p w14:paraId="4428C6E4" w14:textId="320F34DB" w:rsidR="00872FC2" w:rsidRPr="00A671CF" w:rsidRDefault="00872FC2" w:rsidP="00872FC2">
            <w:pPr>
              <w:pStyle w:val="Listeavsnitt"/>
              <w:numPr>
                <w:ilvl w:val="0"/>
                <w:numId w:val="25"/>
              </w:numPr>
              <w:spacing w:after="240"/>
              <w:rPr>
                <w:i/>
                <w:iCs/>
              </w:rPr>
            </w:pPr>
            <w:r w:rsidRPr="00A671CF">
              <w:rPr>
                <w:i/>
                <w:iCs/>
              </w:rPr>
              <w:t>Lånet skal utbetales av Långiverne til Låntakers bankkonto innen</w:t>
            </w:r>
            <w:r w:rsidR="0035424C" w:rsidRPr="00A671CF">
              <w:rPr>
                <w:i/>
                <w:iCs/>
              </w:rPr>
              <w:t xml:space="preserve"> </w:t>
            </w:r>
            <w:r w:rsidR="006F5B1E" w:rsidRPr="00A671CF">
              <w:rPr>
                <w:i/>
                <w:iCs/>
              </w:rPr>
              <w:t>24.11.2023</w:t>
            </w:r>
            <w:r w:rsidR="0035424C" w:rsidRPr="00A671CF">
              <w:rPr>
                <w:i/>
                <w:iCs/>
              </w:rPr>
              <w:t xml:space="preserve"> etter generalforsamlingens beslutning</w:t>
            </w:r>
            <w:r w:rsidRPr="00A671CF">
              <w:rPr>
                <w:i/>
                <w:iCs/>
              </w:rPr>
              <w:t>. Lånet kan benyttes av Låntaker før det er registrert i Foretaksregisteret.</w:t>
            </w:r>
          </w:p>
        </w:tc>
        <w:tc>
          <w:tcPr>
            <w:tcW w:w="2500" w:type="pct"/>
            <w:tcBorders>
              <w:left w:val="single" w:sz="4" w:space="0" w:color="auto"/>
            </w:tcBorders>
          </w:tcPr>
          <w:p w14:paraId="6B62ED7F" w14:textId="4F9BAD0A" w:rsidR="00872FC2" w:rsidRPr="00A671CF" w:rsidRDefault="00872FC2" w:rsidP="00872FC2">
            <w:pPr>
              <w:pStyle w:val="Listeavsnitt"/>
              <w:numPr>
                <w:ilvl w:val="0"/>
                <w:numId w:val="26"/>
              </w:numPr>
              <w:spacing w:after="240"/>
              <w:rPr>
                <w:i/>
                <w:iCs/>
                <w:lang w:val="en-US"/>
              </w:rPr>
            </w:pPr>
            <w:r w:rsidRPr="00A671CF">
              <w:rPr>
                <w:i/>
                <w:iCs/>
                <w:lang w:val="en-US"/>
              </w:rPr>
              <w:t xml:space="preserve">The Loan shall be disbursed by the Lenders to the Borrower’s bank account within </w:t>
            </w:r>
            <w:r w:rsidR="006F5B1E" w:rsidRPr="00A671CF">
              <w:rPr>
                <w:i/>
                <w:iCs/>
                <w:lang w:val="en-US"/>
              </w:rPr>
              <w:t>24.11.2023 according to</w:t>
            </w:r>
            <w:r w:rsidR="0035424C" w:rsidRPr="00A671CF">
              <w:rPr>
                <w:i/>
                <w:iCs/>
                <w:lang w:val="en-US"/>
              </w:rPr>
              <w:t xml:space="preserve"> the general meetings resolution</w:t>
            </w:r>
            <w:r w:rsidRPr="00A671CF">
              <w:rPr>
                <w:i/>
                <w:iCs/>
                <w:lang w:val="en-US"/>
              </w:rPr>
              <w:t>. The Borrower may use the proceeds from the Loan prior to the registration in the Norwegian Register of Business Enterprises.</w:t>
            </w:r>
          </w:p>
        </w:tc>
      </w:tr>
      <w:tr w:rsidR="00872FC2" w:rsidRPr="00872FC2" w14:paraId="4EC11291" w14:textId="77777777" w:rsidTr="00A517A0">
        <w:trPr>
          <w:trHeight w:val="798"/>
        </w:trPr>
        <w:tc>
          <w:tcPr>
            <w:tcW w:w="2500" w:type="pct"/>
            <w:tcBorders>
              <w:right w:val="single" w:sz="4" w:space="0" w:color="auto"/>
            </w:tcBorders>
          </w:tcPr>
          <w:p w14:paraId="2FBC5239" w14:textId="3B124086" w:rsidR="00872FC2" w:rsidRPr="00872FC2" w:rsidRDefault="00872FC2" w:rsidP="00872FC2">
            <w:pPr>
              <w:pStyle w:val="Listeavsnitt"/>
              <w:numPr>
                <w:ilvl w:val="0"/>
                <w:numId w:val="25"/>
              </w:numPr>
              <w:spacing w:after="240"/>
              <w:rPr>
                <w:i/>
                <w:iCs/>
              </w:rPr>
            </w:pPr>
            <w:r w:rsidRPr="00E43025">
              <w:rPr>
                <w:i/>
                <w:iCs/>
              </w:rPr>
              <w:t>Hver av Långiverne kan når som helst i perioden for Låneavtalen (</w:t>
            </w:r>
            <w:r w:rsidR="00B352D3" w:rsidRPr="00E43025">
              <w:rPr>
                <w:i/>
                <w:iCs/>
              </w:rPr>
              <w:t>"</w:t>
            </w:r>
            <w:r w:rsidRPr="00E43025">
              <w:rPr>
                <w:b/>
                <w:bCs/>
                <w:i/>
                <w:iCs/>
              </w:rPr>
              <w:t>Konverteringsperioden</w:t>
            </w:r>
            <w:r w:rsidR="00B352D3" w:rsidRPr="00E43025">
              <w:rPr>
                <w:i/>
                <w:iCs/>
              </w:rPr>
              <w:t>"</w:t>
            </w:r>
            <w:r w:rsidRPr="00E43025">
              <w:rPr>
                <w:i/>
                <w:iCs/>
              </w:rPr>
              <w:t xml:space="preserve">) kreve hele eller deler av sitt Lånebeløp (sammen med påløpte og ubetalte renter) konvertert til Aksjer i Låntaker til Konverteringskursen (som definert nedenfor), ved å sende en ugjenkallelig melding i den formen som fremgår av vedlegg til Låneavtalen (en </w:t>
            </w:r>
            <w:r w:rsidR="00B352D3" w:rsidRPr="00E43025">
              <w:rPr>
                <w:i/>
                <w:iCs/>
              </w:rPr>
              <w:t>"</w:t>
            </w:r>
            <w:r w:rsidRPr="00E43025">
              <w:rPr>
                <w:b/>
                <w:bCs/>
                <w:i/>
                <w:iCs/>
              </w:rPr>
              <w:t>Konverteringsmelding</w:t>
            </w:r>
            <w:r w:rsidR="00B352D3" w:rsidRPr="00E43025">
              <w:rPr>
                <w:i/>
                <w:iCs/>
              </w:rPr>
              <w:t>"</w:t>
            </w:r>
            <w:r w:rsidRPr="00E43025">
              <w:rPr>
                <w:i/>
                <w:iCs/>
              </w:rPr>
              <w:t xml:space="preserve">) med krav om konvertering til Låntakers styreleder. </w:t>
            </w:r>
            <w:r w:rsidRPr="00872FC2">
              <w:rPr>
                <w:i/>
                <w:iCs/>
              </w:rPr>
              <w:t>Dersom en Långiver ikke konverterer hele sitt Lånebeløp, så skal Långiveren ha en rett (men ikke forpliktelse) til å konvertere den gjenstående delen av sitt Lånebeløp innenfor Konverteringsperioden. En konvertering av Lånebeløpet (helt eller delvis) skal også omfatte konvertering av den påløpte og ubetalte renten på den relevante delen av Lånebeløpet som konverteres.  Konverteringsretten kan ikke skilles fra Lånet.</w:t>
            </w:r>
          </w:p>
        </w:tc>
        <w:tc>
          <w:tcPr>
            <w:tcW w:w="2500" w:type="pct"/>
            <w:tcBorders>
              <w:left w:val="single" w:sz="4" w:space="0" w:color="auto"/>
            </w:tcBorders>
          </w:tcPr>
          <w:p w14:paraId="66AB2541" w14:textId="5E4F4EC4" w:rsidR="00872FC2" w:rsidRPr="00872FC2" w:rsidRDefault="00872FC2" w:rsidP="00872FC2">
            <w:pPr>
              <w:pStyle w:val="Listeavsnitt"/>
              <w:numPr>
                <w:ilvl w:val="0"/>
                <w:numId w:val="26"/>
              </w:numPr>
              <w:spacing w:after="240"/>
              <w:rPr>
                <w:i/>
                <w:iCs/>
                <w:lang w:val="en-US"/>
              </w:rPr>
            </w:pPr>
            <w:r w:rsidRPr="00872FC2">
              <w:rPr>
                <w:i/>
                <w:iCs/>
                <w:lang w:val="en-US"/>
              </w:rPr>
              <w:t>Each Lender may at any time during the term of the Loan Agreement (the “</w:t>
            </w:r>
            <w:r w:rsidRPr="00872FC2">
              <w:rPr>
                <w:b/>
                <w:bCs/>
                <w:i/>
                <w:iCs/>
                <w:lang w:val="en-US"/>
              </w:rPr>
              <w:t>Conversion Period</w:t>
            </w:r>
            <w:r w:rsidRPr="00872FC2">
              <w:rPr>
                <w:i/>
                <w:iCs/>
                <w:lang w:val="en-US"/>
              </w:rPr>
              <w:t>”) require all or some of its Commitment (together with accrued and unpaid interest thereon) to be converted into Shares at the Conversion Price (as defined below) by serving an irrevocable request for conversion in the form attached to the Loan Agreement (a “</w:t>
            </w:r>
            <w:r w:rsidRPr="00872FC2">
              <w:rPr>
                <w:b/>
                <w:bCs/>
                <w:i/>
                <w:iCs/>
                <w:lang w:val="en-US"/>
              </w:rPr>
              <w:t>Conversion Notice</w:t>
            </w:r>
            <w:r w:rsidRPr="00872FC2">
              <w:rPr>
                <w:i/>
                <w:iCs/>
                <w:lang w:val="en-US"/>
              </w:rPr>
              <w:t xml:space="preserve">”) to the chairman of the board of directors of the Borrower, provided. </w:t>
            </w:r>
            <w:proofErr w:type="gramStart"/>
            <w:r w:rsidRPr="00872FC2">
              <w:rPr>
                <w:i/>
                <w:iCs/>
                <w:lang w:val="en-US"/>
              </w:rPr>
              <w:t>In the event that</w:t>
            </w:r>
            <w:proofErr w:type="gramEnd"/>
            <w:r w:rsidRPr="00872FC2">
              <w:rPr>
                <w:i/>
                <w:iCs/>
                <w:lang w:val="en-US"/>
              </w:rPr>
              <w:t xml:space="preserve"> a Lender does not convert all of its Commitment, such Lender shall be entitled (but not obligated) to make additional requests to convert the remainder of its Commitment within the Conversion Period. Any conversion of the Commitment (in whole or in part) shall also include conversion of the accrued and unpaid interest on the relevant part of the Commitment being converted. </w:t>
            </w:r>
            <w:r w:rsidRPr="00872FC2">
              <w:rPr>
                <w:i/>
                <w:iCs/>
              </w:rPr>
              <w:t xml:space="preserve">The </w:t>
            </w:r>
            <w:proofErr w:type="spellStart"/>
            <w:r w:rsidRPr="00872FC2">
              <w:rPr>
                <w:i/>
                <w:iCs/>
              </w:rPr>
              <w:t>conversion</w:t>
            </w:r>
            <w:proofErr w:type="spellEnd"/>
            <w:r w:rsidRPr="00872FC2">
              <w:rPr>
                <w:i/>
                <w:iCs/>
              </w:rPr>
              <w:t xml:space="preserve"> </w:t>
            </w:r>
            <w:proofErr w:type="spellStart"/>
            <w:r w:rsidRPr="00872FC2">
              <w:rPr>
                <w:i/>
                <w:iCs/>
              </w:rPr>
              <w:t>rights</w:t>
            </w:r>
            <w:proofErr w:type="spellEnd"/>
            <w:r w:rsidRPr="00872FC2">
              <w:rPr>
                <w:i/>
                <w:iCs/>
              </w:rPr>
              <w:t xml:space="preserve"> </w:t>
            </w:r>
            <w:proofErr w:type="spellStart"/>
            <w:r w:rsidRPr="00872FC2">
              <w:rPr>
                <w:i/>
                <w:iCs/>
              </w:rPr>
              <w:t>cannot</w:t>
            </w:r>
            <w:proofErr w:type="spellEnd"/>
            <w:r w:rsidRPr="00872FC2">
              <w:rPr>
                <w:i/>
                <w:iCs/>
              </w:rPr>
              <w:t xml:space="preserve"> be </w:t>
            </w:r>
            <w:proofErr w:type="spellStart"/>
            <w:r w:rsidRPr="00872FC2">
              <w:rPr>
                <w:i/>
                <w:iCs/>
              </w:rPr>
              <w:t>separated</w:t>
            </w:r>
            <w:proofErr w:type="spellEnd"/>
            <w:r w:rsidRPr="00872FC2">
              <w:rPr>
                <w:i/>
                <w:iCs/>
              </w:rPr>
              <w:t xml:space="preserve"> from </w:t>
            </w:r>
            <w:proofErr w:type="spellStart"/>
            <w:r w:rsidRPr="00872FC2">
              <w:rPr>
                <w:i/>
                <w:iCs/>
              </w:rPr>
              <w:t>the</w:t>
            </w:r>
            <w:proofErr w:type="spellEnd"/>
            <w:r w:rsidRPr="00872FC2">
              <w:rPr>
                <w:i/>
                <w:iCs/>
              </w:rPr>
              <w:t xml:space="preserve"> Loan.</w:t>
            </w:r>
          </w:p>
        </w:tc>
      </w:tr>
      <w:tr w:rsidR="00872FC2" w:rsidRPr="00C20FD0" w14:paraId="399AFE11" w14:textId="77777777" w:rsidTr="00A517A0">
        <w:trPr>
          <w:trHeight w:val="798"/>
        </w:trPr>
        <w:tc>
          <w:tcPr>
            <w:tcW w:w="2500" w:type="pct"/>
            <w:tcBorders>
              <w:right w:val="single" w:sz="4" w:space="0" w:color="auto"/>
            </w:tcBorders>
          </w:tcPr>
          <w:p w14:paraId="2E9EDC10" w14:textId="74D9EC28" w:rsidR="00872FC2" w:rsidRPr="007C02FF" w:rsidRDefault="00872FC2" w:rsidP="00872FC2">
            <w:pPr>
              <w:pStyle w:val="Listeavsnitt"/>
              <w:numPr>
                <w:ilvl w:val="0"/>
                <w:numId w:val="25"/>
              </w:numPr>
              <w:spacing w:after="240"/>
              <w:rPr>
                <w:i/>
                <w:iCs/>
              </w:rPr>
            </w:pPr>
            <w:r w:rsidRPr="008D7952">
              <w:rPr>
                <w:i/>
                <w:iCs/>
              </w:rPr>
              <w:t>Konverteringskursen per Aksje skal være NOK</w:t>
            </w:r>
            <w:r w:rsidR="0035424C">
              <w:rPr>
                <w:i/>
                <w:iCs/>
              </w:rPr>
              <w:t> </w:t>
            </w:r>
            <w:r w:rsidR="004039C3" w:rsidRPr="008D7952">
              <w:rPr>
                <w:i/>
                <w:iCs/>
              </w:rPr>
              <w:t>12</w:t>
            </w:r>
            <w:r w:rsidR="0035424C">
              <w:rPr>
                <w:i/>
                <w:iCs/>
              </w:rPr>
              <w:t>6</w:t>
            </w:r>
            <w:r w:rsidR="004039C3" w:rsidRPr="008D7952">
              <w:rPr>
                <w:i/>
                <w:iCs/>
              </w:rPr>
              <w:t>,</w:t>
            </w:r>
            <w:r w:rsidR="0035424C">
              <w:rPr>
                <w:i/>
                <w:iCs/>
              </w:rPr>
              <w:t>09</w:t>
            </w:r>
            <w:r w:rsidRPr="008D7952">
              <w:rPr>
                <w:i/>
                <w:iCs/>
              </w:rPr>
              <w:t xml:space="preserve"> (</w:t>
            </w:r>
            <w:r w:rsidR="00B352D3">
              <w:rPr>
                <w:i/>
                <w:iCs/>
              </w:rPr>
              <w:t>"</w:t>
            </w:r>
            <w:r w:rsidRPr="008D7952">
              <w:rPr>
                <w:b/>
                <w:bCs/>
                <w:i/>
                <w:iCs/>
              </w:rPr>
              <w:t>Konverteringskursen</w:t>
            </w:r>
            <w:r w:rsidR="00B352D3">
              <w:rPr>
                <w:i/>
                <w:iCs/>
              </w:rPr>
              <w:t>"</w:t>
            </w:r>
            <w:r w:rsidRPr="008D7952">
              <w:rPr>
                <w:i/>
                <w:iCs/>
              </w:rPr>
              <w:t xml:space="preserve">). </w:t>
            </w:r>
          </w:p>
        </w:tc>
        <w:tc>
          <w:tcPr>
            <w:tcW w:w="2500" w:type="pct"/>
            <w:tcBorders>
              <w:left w:val="single" w:sz="4" w:space="0" w:color="auto"/>
            </w:tcBorders>
          </w:tcPr>
          <w:p w14:paraId="1F6D27C2" w14:textId="0F27C432" w:rsidR="00872FC2" w:rsidRPr="007C02FF" w:rsidRDefault="00872FC2" w:rsidP="00872FC2">
            <w:pPr>
              <w:pStyle w:val="Listeavsnitt"/>
              <w:numPr>
                <w:ilvl w:val="0"/>
                <w:numId w:val="26"/>
              </w:numPr>
              <w:spacing w:after="240"/>
              <w:rPr>
                <w:i/>
                <w:iCs/>
                <w:lang w:val="en-US"/>
              </w:rPr>
            </w:pPr>
            <w:r w:rsidRPr="008D7952">
              <w:rPr>
                <w:i/>
                <w:iCs/>
                <w:lang w:val="en-US"/>
              </w:rPr>
              <w:t xml:space="preserve">The conversion price per Share shall be NOK </w:t>
            </w:r>
            <w:r w:rsidR="0035424C" w:rsidRPr="0035424C">
              <w:rPr>
                <w:i/>
                <w:iCs/>
                <w:lang w:val="en-US"/>
              </w:rPr>
              <w:t>126</w:t>
            </w:r>
            <w:r w:rsidR="0035424C">
              <w:rPr>
                <w:i/>
                <w:iCs/>
                <w:lang w:val="en-US"/>
              </w:rPr>
              <w:t>.</w:t>
            </w:r>
            <w:r w:rsidR="0035424C" w:rsidRPr="0035424C">
              <w:rPr>
                <w:i/>
                <w:iCs/>
                <w:lang w:val="en-US"/>
              </w:rPr>
              <w:t>09</w:t>
            </w:r>
            <w:r w:rsidR="0035424C" w:rsidRPr="008D7952">
              <w:rPr>
                <w:i/>
                <w:iCs/>
                <w:lang w:val="en-US"/>
              </w:rPr>
              <w:t xml:space="preserve"> </w:t>
            </w:r>
            <w:r w:rsidRPr="008D7952">
              <w:rPr>
                <w:i/>
                <w:iCs/>
                <w:lang w:val="en-US"/>
              </w:rPr>
              <w:t>(the “</w:t>
            </w:r>
            <w:r w:rsidRPr="008D7952">
              <w:rPr>
                <w:b/>
                <w:bCs/>
                <w:i/>
                <w:iCs/>
                <w:lang w:val="en-US"/>
              </w:rPr>
              <w:t>Conversion Price</w:t>
            </w:r>
            <w:r w:rsidRPr="008D7952">
              <w:rPr>
                <w:i/>
                <w:iCs/>
                <w:lang w:val="en-US"/>
              </w:rPr>
              <w:t>”).</w:t>
            </w:r>
          </w:p>
        </w:tc>
      </w:tr>
      <w:tr w:rsidR="00872FC2" w:rsidRPr="00C20FD0" w14:paraId="6C4C05F1" w14:textId="77777777" w:rsidTr="00A517A0">
        <w:trPr>
          <w:trHeight w:val="798"/>
        </w:trPr>
        <w:tc>
          <w:tcPr>
            <w:tcW w:w="2500" w:type="pct"/>
            <w:tcBorders>
              <w:right w:val="single" w:sz="4" w:space="0" w:color="auto"/>
            </w:tcBorders>
          </w:tcPr>
          <w:p w14:paraId="47A22AEB" w14:textId="7816DBAE" w:rsidR="00872FC2" w:rsidRPr="008D7952" w:rsidRDefault="00872FC2" w:rsidP="00872FC2">
            <w:pPr>
              <w:pStyle w:val="Listeavsnitt"/>
              <w:numPr>
                <w:ilvl w:val="0"/>
                <w:numId w:val="25"/>
              </w:numPr>
              <w:spacing w:after="240"/>
              <w:rPr>
                <w:i/>
                <w:iCs/>
              </w:rPr>
            </w:pPr>
            <w:r w:rsidRPr="00E43025">
              <w:rPr>
                <w:i/>
                <w:iCs/>
              </w:rPr>
              <w:t>Ved en Långivers konvertering, vil Långiveren motta det antall Aksjer (</w:t>
            </w:r>
            <w:r w:rsidR="00B352D3" w:rsidRPr="00E43025">
              <w:rPr>
                <w:i/>
                <w:iCs/>
              </w:rPr>
              <w:t>"</w:t>
            </w:r>
            <w:r w:rsidRPr="00E43025">
              <w:rPr>
                <w:b/>
                <w:bCs/>
                <w:i/>
                <w:iCs/>
              </w:rPr>
              <w:t>Konverteringsaksjer</w:t>
            </w:r>
            <w:r w:rsidR="00B352D3" w:rsidRPr="00E43025">
              <w:rPr>
                <w:i/>
                <w:iCs/>
              </w:rPr>
              <w:t>"</w:t>
            </w:r>
            <w:r w:rsidRPr="00E43025">
              <w:rPr>
                <w:i/>
                <w:iCs/>
              </w:rPr>
              <w:t xml:space="preserve">) som fremkommer ved å dele den delen av Lånebeløpet som konverteres med Konverteringskursen. </w:t>
            </w:r>
            <w:r w:rsidRPr="008D7952">
              <w:rPr>
                <w:i/>
                <w:iCs/>
              </w:rPr>
              <w:t xml:space="preserve">Hvis beløpet som konverteres ikke lar seg fullt ut dividere på </w:t>
            </w:r>
            <w:r w:rsidRPr="008D7952">
              <w:rPr>
                <w:i/>
                <w:iCs/>
              </w:rPr>
              <w:lastRenderedPageBreak/>
              <w:t>Konverteringskursen, så skal antallet Konverteringsaksjer som skal utstedes rundes ned til nærmeste hele Aksje.</w:t>
            </w:r>
          </w:p>
        </w:tc>
        <w:tc>
          <w:tcPr>
            <w:tcW w:w="2500" w:type="pct"/>
            <w:tcBorders>
              <w:left w:val="single" w:sz="4" w:space="0" w:color="auto"/>
            </w:tcBorders>
          </w:tcPr>
          <w:p w14:paraId="33555935" w14:textId="75BB94CA" w:rsidR="00872FC2" w:rsidRPr="008D7952" w:rsidRDefault="00872FC2" w:rsidP="00872FC2">
            <w:pPr>
              <w:pStyle w:val="Listeavsnitt"/>
              <w:numPr>
                <w:ilvl w:val="0"/>
                <w:numId w:val="26"/>
              </w:numPr>
              <w:spacing w:after="240"/>
              <w:rPr>
                <w:i/>
                <w:iCs/>
                <w:lang w:val="en-US"/>
              </w:rPr>
            </w:pPr>
            <w:r w:rsidRPr="008D7952">
              <w:rPr>
                <w:i/>
                <w:iCs/>
                <w:lang w:val="en-US"/>
              </w:rPr>
              <w:lastRenderedPageBreak/>
              <w:t>Upon a Lender’s conversion, the Lender will receive the number of Shares (the “</w:t>
            </w:r>
            <w:r w:rsidRPr="008D7952">
              <w:rPr>
                <w:b/>
                <w:bCs/>
                <w:i/>
                <w:iCs/>
                <w:lang w:val="en-US"/>
              </w:rPr>
              <w:t>Conversion Shares</w:t>
            </w:r>
            <w:r w:rsidRPr="008D7952">
              <w:rPr>
                <w:i/>
                <w:iCs/>
                <w:lang w:val="en-US"/>
              </w:rPr>
              <w:t xml:space="preserve">”) resulting from dividing the part of the Commitment being converted with the Conversion Price. If the amount being converted is not wholly dividable with the Conversion Price, the number of </w:t>
            </w:r>
            <w:r w:rsidRPr="008D7952">
              <w:rPr>
                <w:i/>
                <w:iCs/>
                <w:lang w:val="en-US"/>
              </w:rPr>
              <w:lastRenderedPageBreak/>
              <w:t xml:space="preserve">Conversion Shares to be issued shall be rounded down to the nearest whole Share. </w:t>
            </w:r>
          </w:p>
        </w:tc>
      </w:tr>
      <w:tr w:rsidR="00872FC2" w:rsidRPr="00C20FD0" w14:paraId="3A9481EB" w14:textId="77777777" w:rsidTr="00A517A0">
        <w:trPr>
          <w:trHeight w:val="798"/>
        </w:trPr>
        <w:tc>
          <w:tcPr>
            <w:tcW w:w="2500" w:type="pct"/>
            <w:tcBorders>
              <w:right w:val="single" w:sz="4" w:space="0" w:color="auto"/>
            </w:tcBorders>
          </w:tcPr>
          <w:p w14:paraId="7879226F" w14:textId="121CB741" w:rsidR="00872FC2" w:rsidRPr="00872FC2" w:rsidRDefault="00872FC2" w:rsidP="00872FC2">
            <w:pPr>
              <w:pStyle w:val="Listeavsnitt"/>
              <w:numPr>
                <w:ilvl w:val="0"/>
                <w:numId w:val="25"/>
              </w:numPr>
              <w:spacing w:after="240"/>
              <w:rPr>
                <w:i/>
                <w:iCs/>
              </w:rPr>
            </w:pPr>
            <w:r w:rsidRPr="00872FC2">
              <w:rPr>
                <w:i/>
                <w:iCs/>
              </w:rPr>
              <w:lastRenderedPageBreak/>
              <w:t>Låntaker skal sørge for at kapitalforhøyelsen vedrørende utstedelsen av Konverteringsaksjene blir registrert i Foretaksregisteret uten ugrunnet opphold etter mottak av en Konverteringsmelding.</w:t>
            </w:r>
          </w:p>
        </w:tc>
        <w:tc>
          <w:tcPr>
            <w:tcW w:w="2500" w:type="pct"/>
            <w:tcBorders>
              <w:left w:val="single" w:sz="4" w:space="0" w:color="auto"/>
            </w:tcBorders>
          </w:tcPr>
          <w:p w14:paraId="5A2AE4B3" w14:textId="72AEE378" w:rsidR="00872FC2" w:rsidRPr="00872FC2" w:rsidRDefault="00872FC2" w:rsidP="00872FC2">
            <w:pPr>
              <w:pStyle w:val="Listeavsnitt"/>
              <w:numPr>
                <w:ilvl w:val="0"/>
                <w:numId w:val="26"/>
              </w:numPr>
              <w:spacing w:after="240"/>
              <w:rPr>
                <w:i/>
                <w:iCs/>
                <w:lang w:val="en-US"/>
              </w:rPr>
            </w:pPr>
            <w:r w:rsidRPr="00872FC2">
              <w:rPr>
                <w:i/>
                <w:iCs/>
                <w:lang w:val="en-US"/>
              </w:rPr>
              <w:t>The Borrower shall cause that the share capital increase pertaining to the issuance of the Conversion Shares is registered in the Norwegian Register of Business Enterprises without undue delay after receipt of the Conversion Notice.</w:t>
            </w:r>
          </w:p>
        </w:tc>
      </w:tr>
      <w:tr w:rsidR="00872FC2" w:rsidRPr="00C20FD0" w14:paraId="4AABAC56" w14:textId="77777777" w:rsidTr="00A517A0">
        <w:trPr>
          <w:trHeight w:val="798"/>
        </w:trPr>
        <w:tc>
          <w:tcPr>
            <w:tcW w:w="2500" w:type="pct"/>
            <w:tcBorders>
              <w:right w:val="single" w:sz="4" w:space="0" w:color="auto"/>
            </w:tcBorders>
          </w:tcPr>
          <w:p w14:paraId="6BB9A899" w14:textId="026E74D2" w:rsidR="00872FC2" w:rsidRPr="00872FC2" w:rsidRDefault="00872FC2" w:rsidP="00872FC2">
            <w:pPr>
              <w:pStyle w:val="Listeavsnitt"/>
              <w:numPr>
                <w:ilvl w:val="0"/>
                <w:numId w:val="25"/>
              </w:numPr>
              <w:spacing w:after="240"/>
              <w:rPr>
                <w:i/>
                <w:iCs/>
              </w:rPr>
            </w:pPr>
            <w:r w:rsidRPr="00872FC2">
              <w:rPr>
                <w:i/>
                <w:iCs/>
              </w:rPr>
              <w:t>Ved endringer i selskapets aksjekapital inkludert økning eller nedsettelse av aksjekapitalen, utstedelse av tegningsretter eller ved oppløsning, fusjon, fisjon eller reorganisering, skal hver Långiver ha samme rett som en aksjeeier, jf. aksjeloven § 11 2 (3) nr. 10 andre setning.</w:t>
            </w:r>
          </w:p>
        </w:tc>
        <w:tc>
          <w:tcPr>
            <w:tcW w:w="2500" w:type="pct"/>
            <w:tcBorders>
              <w:left w:val="single" w:sz="4" w:space="0" w:color="auto"/>
            </w:tcBorders>
          </w:tcPr>
          <w:p w14:paraId="4C85F8EE" w14:textId="62843C0F" w:rsidR="00872FC2" w:rsidRPr="00872FC2" w:rsidRDefault="00872FC2" w:rsidP="00872FC2">
            <w:pPr>
              <w:pStyle w:val="Listeavsnitt"/>
              <w:numPr>
                <w:ilvl w:val="0"/>
                <w:numId w:val="26"/>
              </w:numPr>
              <w:spacing w:after="240"/>
              <w:rPr>
                <w:i/>
                <w:iCs/>
                <w:lang w:val="en-US"/>
              </w:rPr>
            </w:pPr>
            <w:r w:rsidRPr="00872FC2">
              <w:rPr>
                <w:i/>
                <w:iCs/>
                <w:lang w:val="en-US"/>
              </w:rPr>
              <w:t>In the event of changes in the company's share capital, including increase or decrease of the share capital, issuance of subscription rights or through dissolution, merger, demerger or reorganization, each Lender shall have the same rights as those of a shareholder as provided in the Companies Act Section 11-2 (3) no. 10 second sentence.</w:t>
            </w:r>
          </w:p>
        </w:tc>
      </w:tr>
      <w:tr w:rsidR="00872FC2" w:rsidRPr="00C20FD0" w14:paraId="4B1B2F50" w14:textId="77777777" w:rsidTr="00A517A0">
        <w:trPr>
          <w:trHeight w:val="798"/>
        </w:trPr>
        <w:tc>
          <w:tcPr>
            <w:tcW w:w="2500" w:type="pct"/>
            <w:tcBorders>
              <w:right w:val="single" w:sz="4" w:space="0" w:color="auto"/>
            </w:tcBorders>
          </w:tcPr>
          <w:p w14:paraId="2FABFD66" w14:textId="7EE22F0C" w:rsidR="00872FC2" w:rsidRPr="00872FC2" w:rsidRDefault="00872FC2" w:rsidP="00872FC2">
            <w:pPr>
              <w:pStyle w:val="Listeavsnitt"/>
              <w:numPr>
                <w:ilvl w:val="0"/>
                <w:numId w:val="25"/>
              </w:numPr>
              <w:spacing w:after="240"/>
              <w:rPr>
                <w:i/>
                <w:iCs/>
              </w:rPr>
            </w:pPr>
            <w:r w:rsidRPr="00872FC2">
              <w:rPr>
                <w:i/>
                <w:iCs/>
              </w:rPr>
              <w:t>De nærmere betingelser for Lånet skal være overensstemmende med vilkårene i Låneavtalen.</w:t>
            </w:r>
          </w:p>
        </w:tc>
        <w:tc>
          <w:tcPr>
            <w:tcW w:w="2500" w:type="pct"/>
            <w:tcBorders>
              <w:left w:val="single" w:sz="4" w:space="0" w:color="auto"/>
            </w:tcBorders>
          </w:tcPr>
          <w:p w14:paraId="74250419" w14:textId="4633DAEB" w:rsidR="00872FC2" w:rsidRPr="00872FC2" w:rsidRDefault="00872FC2" w:rsidP="00872FC2">
            <w:pPr>
              <w:pStyle w:val="Listeavsnitt"/>
              <w:numPr>
                <w:ilvl w:val="0"/>
                <w:numId w:val="26"/>
              </w:numPr>
              <w:spacing w:after="240"/>
              <w:rPr>
                <w:i/>
                <w:iCs/>
                <w:lang w:val="en-US"/>
              </w:rPr>
            </w:pPr>
            <w:r w:rsidRPr="00872FC2">
              <w:rPr>
                <w:i/>
                <w:iCs/>
                <w:lang w:val="en-US"/>
              </w:rPr>
              <w:t>The further terms and condition of the Loan shall be in accordance with the terms and the conditions set out in the Loan Agreement.</w:t>
            </w:r>
          </w:p>
        </w:tc>
      </w:tr>
      <w:tr w:rsidR="00872FC2" w:rsidRPr="00C20FD0" w14:paraId="754C507C" w14:textId="77777777" w:rsidTr="00A517A0">
        <w:trPr>
          <w:trHeight w:val="798"/>
        </w:trPr>
        <w:tc>
          <w:tcPr>
            <w:tcW w:w="2500" w:type="pct"/>
            <w:tcBorders>
              <w:right w:val="single" w:sz="4" w:space="0" w:color="auto"/>
            </w:tcBorders>
          </w:tcPr>
          <w:p w14:paraId="615416BB" w14:textId="24963667" w:rsidR="00872FC2" w:rsidRPr="00872FC2" w:rsidRDefault="00872FC2" w:rsidP="00872FC2">
            <w:pPr>
              <w:pStyle w:val="Listeavsnitt"/>
              <w:numPr>
                <w:ilvl w:val="0"/>
                <w:numId w:val="25"/>
              </w:numPr>
              <w:spacing w:after="240"/>
              <w:rPr>
                <w:i/>
                <w:iCs/>
              </w:rPr>
            </w:pPr>
            <w:r w:rsidRPr="00872FC2">
              <w:rPr>
                <w:i/>
                <w:iCs/>
              </w:rPr>
              <w:t xml:space="preserve">Konverteringsaksjer skal har rett til utbytte fra tidspunktet for registrering av kapitalforhøyelsen i Foretaksregisteret. </w:t>
            </w:r>
          </w:p>
        </w:tc>
        <w:tc>
          <w:tcPr>
            <w:tcW w:w="2500" w:type="pct"/>
            <w:tcBorders>
              <w:left w:val="single" w:sz="4" w:space="0" w:color="auto"/>
            </w:tcBorders>
          </w:tcPr>
          <w:p w14:paraId="71F8EA95" w14:textId="31B1C637" w:rsidR="00872FC2" w:rsidRPr="00872FC2" w:rsidRDefault="00872FC2" w:rsidP="00872FC2">
            <w:pPr>
              <w:pStyle w:val="Listeavsnitt"/>
              <w:numPr>
                <w:ilvl w:val="0"/>
                <w:numId w:val="26"/>
              </w:numPr>
              <w:spacing w:after="240"/>
              <w:rPr>
                <w:i/>
                <w:iCs/>
                <w:lang w:val="en-US"/>
              </w:rPr>
            </w:pPr>
            <w:r w:rsidRPr="00872FC2">
              <w:rPr>
                <w:i/>
                <w:iCs/>
                <w:lang w:val="en-US"/>
              </w:rPr>
              <w:t>Conversion shares shall be entitled to dividend from the point in time of registration of the capital increase in the Norwegian Register of Business Enterprises.</w:t>
            </w:r>
          </w:p>
        </w:tc>
      </w:tr>
      <w:tr w:rsidR="00872FC2" w:rsidRPr="00C20FD0" w14:paraId="3D96435E" w14:textId="77777777" w:rsidTr="00A517A0">
        <w:trPr>
          <w:trHeight w:val="798"/>
        </w:trPr>
        <w:tc>
          <w:tcPr>
            <w:tcW w:w="2500" w:type="pct"/>
            <w:tcBorders>
              <w:right w:val="single" w:sz="4" w:space="0" w:color="auto"/>
            </w:tcBorders>
          </w:tcPr>
          <w:p w14:paraId="50422678" w14:textId="398C29C5" w:rsidR="00872FC2" w:rsidRPr="00872FC2" w:rsidRDefault="00872FC2" w:rsidP="00872FC2">
            <w:pPr>
              <w:pStyle w:val="Listeavsnitt"/>
              <w:numPr>
                <w:ilvl w:val="0"/>
                <w:numId w:val="25"/>
              </w:numPr>
              <w:spacing w:after="240"/>
              <w:rPr>
                <w:i/>
                <w:iCs/>
              </w:rPr>
            </w:pPr>
            <w:r w:rsidRPr="00872FC2">
              <w:rPr>
                <w:i/>
                <w:iCs/>
              </w:rPr>
              <w:t>Det er kun én aksjeklasse i Selskapet på tidspunktet for utstedelse av det konvertible lånet. Aksjene som kan krevet utstedt ved konvertering i henhold til det konvertible lånet skal derfor være ordinære aksjer. Dersom det etter vedtakelsen av det konvertible lånet etableres en eller flere aksjeklasse(r) i Selskapet med bedre rett enn de ordinære Aksjene, skal det konvertible lånet kunne konverteres til en slik aksjeklasse.</w:t>
            </w:r>
          </w:p>
        </w:tc>
        <w:tc>
          <w:tcPr>
            <w:tcW w:w="2500" w:type="pct"/>
            <w:tcBorders>
              <w:left w:val="single" w:sz="4" w:space="0" w:color="auto"/>
            </w:tcBorders>
          </w:tcPr>
          <w:p w14:paraId="14CAA7DB" w14:textId="512B3B1D" w:rsidR="00872FC2" w:rsidRPr="00872FC2" w:rsidRDefault="00872FC2" w:rsidP="00872FC2">
            <w:pPr>
              <w:pStyle w:val="Listeavsnitt"/>
              <w:numPr>
                <w:ilvl w:val="0"/>
                <w:numId w:val="26"/>
              </w:numPr>
              <w:spacing w:after="240"/>
              <w:rPr>
                <w:i/>
                <w:iCs/>
                <w:lang w:val="en-US"/>
              </w:rPr>
            </w:pPr>
            <w:r w:rsidRPr="00872FC2">
              <w:rPr>
                <w:i/>
                <w:iCs/>
                <w:lang w:val="en-US"/>
              </w:rPr>
              <w:t>At the time off issuance of the convertible loan, there is only one share class in the Company. Thus, the shares that may be required to be issued upon conversion in accordance with the convertible loan shall be ordinary shares. If, after the adoption of the convertible loan, one or more share class(es) are established in the Company with better rights than the ordinary Shares, the convertible loan shall be convertible into such a share class.</w:t>
            </w:r>
          </w:p>
        </w:tc>
      </w:tr>
      <w:tr w:rsidR="00872FC2" w:rsidRPr="000E2D90" w14:paraId="2A082AAA" w14:textId="77777777" w:rsidTr="00A517A0">
        <w:trPr>
          <w:trHeight w:val="798"/>
        </w:trPr>
        <w:tc>
          <w:tcPr>
            <w:tcW w:w="2500" w:type="pct"/>
            <w:tcBorders>
              <w:right w:val="single" w:sz="4" w:space="0" w:color="auto"/>
            </w:tcBorders>
          </w:tcPr>
          <w:p w14:paraId="0698BF3E" w14:textId="7EAD48C7" w:rsidR="00872FC2" w:rsidRPr="00872FC2" w:rsidRDefault="00872FC2" w:rsidP="00872FC2">
            <w:pPr>
              <w:pStyle w:val="Listeavsnitt"/>
              <w:numPr>
                <w:ilvl w:val="0"/>
                <w:numId w:val="25"/>
              </w:numPr>
              <w:spacing w:after="240"/>
              <w:rPr>
                <w:i/>
                <w:iCs/>
              </w:rPr>
            </w:pPr>
            <w:r w:rsidRPr="00872FC2">
              <w:rPr>
                <w:i/>
                <w:iCs/>
              </w:rPr>
              <w:t>Styret gis fullmakt til å foreta nødvendige endringer av selskapets vedtekter som følge av eventuell kapitalforhøyelse gjennomført som følge av utøvelse av konverteringsrett som beskrevet ovenfor.</w:t>
            </w:r>
          </w:p>
        </w:tc>
        <w:tc>
          <w:tcPr>
            <w:tcW w:w="2500" w:type="pct"/>
            <w:tcBorders>
              <w:left w:val="single" w:sz="4" w:space="0" w:color="auto"/>
            </w:tcBorders>
          </w:tcPr>
          <w:p w14:paraId="2CED6353" w14:textId="58CDE836" w:rsidR="00872FC2" w:rsidRPr="00872FC2" w:rsidRDefault="00872FC2" w:rsidP="00872FC2">
            <w:pPr>
              <w:pStyle w:val="Listeavsnitt"/>
              <w:numPr>
                <w:ilvl w:val="0"/>
                <w:numId w:val="26"/>
              </w:numPr>
              <w:spacing w:after="240"/>
              <w:rPr>
                <w:i/>
                <w:iCs/>
                <w:lang w:val="en-US"/>
              </w:rPr>
            </w:pPr>
            <w:r w:rsidRPr="00872FC2">
              <w:rPr>
                <w:i/>
                <w:iCs/>
                <w:lang w:val="en-US"/>
              </w:rPr>
              <w:t xml:space="preserve">The board is </w:t>
            </w:r>
            <w:proofErr w:type="spellStart"/>
            <w:r w:rsidRPr="00872FC2">
              <w:rPr>
                <w:i/>
                <w:iCs/>
                <w:lang w:val="en-US"/>
              </w:rPr>
              <w:t>authorised</w:t>
            </w:r>
            <w:proofErr w:type="spellEnd"/>
            <w:r w:rsidRPr="00872FC2">
              <w:rPr>
                <w:i/>
                <w:iCs/>
                <w:lang w:val="en-US"/>
              </w:rPr>
              <w:t xml:space="preserve"> to make necessary changes to the company’s articles of association </w:t>
            </w:r>
            <w:proofErr w:type="gramStart"/>
            <w:r w:rsidRPr="00872FC2">
              <w:rPr>
                <w:i/>
                <w:iCs/>
                <w:lang w:val="en-US"/>
              </w:rPr>
              <w:t>as a result of</w:t>
            </w:r>
            <w:proofErr w:type="gramEnd"/>
            <w:r w:rsidRPr="00872FC2">
              <w:rPr>
                <w:i/>
                <w:iCs/>
                <w:lang w:val="en-US"/>
              </w:rPr>
              <w:t xml:space="preserve"> any capital increase implemented as a result of the exercise of conversion rights as described above.</w:t>
            </w:r>
          </w:p>
        </w:tc>
      </w:tr>
      <w:tr w:rsidR="00266E91" w:rsidRPr="00C20FD0" w14:paraId="1CEBD223" w14:textId="77777777" w:rsidTr="00A517A0">
        <w:trPr>
          <w:trHeight w:val="798"/>
        </w:trPr>
        <w:tc>
          <w:tcPr>
            <w:tcW w:w="2500" w:type="pct"/>
            <w:tcBorders>
              <w:right w:val="single" w:sz="4" w:space="0" w:color="auto"/>
            </w:tcBorders>
          </w:tcPr>
          <w:p w14:paraId="666139E2" w14:textId="5E1BD095" w:rsidR="00266E91" w:rsidRPr="00A517A0" w:rsidRDefault="00266E91" w:rsidP="00266E91">
            <w:pPr>
              <w:pStyle w:val="Overskrift1"/>
            </w:pPr>
            <w:r w:rsidRPr="00E00288">
              <w:t>TILDELING AV STYREFULLMAKT TIL UTSTEDELSE AV KONVERTIBELT LÅN</w:t>
            </w:r>
          </w:p>
        </w:tc>
        <w:tc>
          <w:tcPr>
            <w:tcW w:w="2500" w:type="pct"/>
            <w:tcBorders>
              <w:left w:val="single" w:sz="4" w:space="0" w:color="auto"/>
            </w:tcBorders>
          </w:tcPr>
          <w:p w14:paraId="3AF67B7A" w14:textId="6C1DD8F1" w:rsidR="00266E91" w:rsidRPr="00A517A0" w:rsidRDefault="00266E91" w:rsidP="00266E91">
            <w:pPr>
              <w:pStyle w:val="Overskrift1"/>
              <w:numPr>
                <w:ilvl w:val="0"/>
                <w:numId w:val="21"/>
              </w:numPr>
              <w:rPr>
                <w:lang w:val="en-GB"/>
              </w:rPr>
            </w:pPr>
            <w:r w:rsidRPr="00A517A0">
              <w:rPr>
                <w:lang w:val="en-US"/>
              </w:rPr>
              <w:t>AUTHORISATION TO THE BOARD OF DIRECTORS TO ISSUE A CONVERTIBLE LOAN</w:t>
            </w:r>
          </w:p>
        </w:tc>
      </w:tr>
      <w:tr w:rsidR="00266E91" w:rsidRPr="00C20FD0" w14:paraId="7C5A718E" w14:textId="77777777" w:rsidTr="00A517A0">
        <w:trPr>
          <w:trHeight w:val="798"/>
        </w:trPr>
        <w:tc>
          <w:tcPr>
            <w:tcW w:w="2500" w:type="pct"/>
            <w:tcBorders>
              <w:right w:val="single" w:sz="4" w:space="0" w:color="auto"/>
            </w:tcBorders>
          </w:tcPr>
          <w:p w14:paraId="65E0CA85" w14:textId="3AB457E2" w:rsidR="00266E91" w:rsidRPr="00E00288" w:rsidRDefault="00266E91" w:rsidP="00266E91">
            <w:pPr>
              <w:spacing w:after="240"/>
            </w:pPr>
            <w:r w:rsidRPr="005C7D67">
              <w:rPr>
                <w:rFonts w:asciiTheme="majorHAnsi" w:hAnsiTheme="majorHAnsi"/>
                <w:szCs w:val="21"/>
              </w:rPr>
              <w:t xml:space="preserve">I samsvar med styrets forslag traff generalforsamlingen følgende vedtak om styrefullmakt til </w:t>
            </w:r>
            <w:r w:rsidRPr="00C53E05">
              <w:t>utstedelse av konvertibelt lån:</w:t>
            </w:r>
          </w:p>
        </w:tc>
        <w:tc>
          <w:tcPr>
            <w:tcW w:w="2500" w:type="pct"/>
            <w:tcBorders>
              <w:left w:val="single" w:sz="4" w:space="0" w:color="auto"/>
            </w:tcBorders>
          </w:tcPr>
          <w:p w14:paraId="7BC62A87" w14:textId="78D23EFA" w:rsidR="00266E91" w:rsidRPr="00A517A0" w:rsidRDefault="00266E91" w:rsidP="00266E91">
            <w:pPr>
              <w:spacing w:after="240"/>
              <w:rPr>
                <w:lang w:val="en-US"/>
              </w:rPr>
            </w:pPr>
            <w:r w:rsidRPr="000332B6">
              <w:rPr>
                <w:rFonts w:asciiTheme="majorHAnsi" w:hAnsiTheme="majorHAnsi"/>
                <w:szCs w:val="21"/>
                <w:lang w:val="en-GB"/>
              </w:rPr>
              <w:t xml:space="preserve">In accordance with the board of directors' proposal, the general meeting passed the following resolution on board authorisation to </w:t>
            </w:r>
            <w:r w:rsidRPr="00101C0B">
              <w:rPr>
                <w:lang w:val="en-GB"/>
              </w:rPr>
              <w:t>issue a convertible loan:</w:t>
            </w:r>
          </w:p>
        </w:tc>
      </w:tr>
      <w:tr w:rsidR="00266E91" w:rsidRPr="00C20FD0" w14:paraId="501F90C2" w14:textId="77777777" w:rsidTr="00A517A0">
        <w:trPr>
          <w:trHeight w:val="798"/>
        </w:trPr>
        <w:tc>
          <w:tcPr>
            <w:tcW w:w="2500" w:type="pct"/>
            <w:tcBorders>
              <w:right w:val="single" w:sz="4" w:space="0" w:color="auto"/>
            </w:tcBorders>
          </w:tcPr>
          <w:p w14:paraId="611835AA" w14:textId="0479FDDC" w:rsidR="00266E91" w:rsidRPr="00A517A0" w:rsidRDefault="00266E91" w:rsidP="00266E91">
            <w:pPr>
              <w:pStyle w:val="Listeavsnitt"/>
              <w:numPr>
                <w:ilvl w:val="0"/>
                <w:numId w:val="22"/>
              </w:numPr>
              <w:spacing w:after="240"/>
              <w:rPr>
                <w:rFonts w:asciiTheme="majorHAnsi" w:hAnsiTheme="majorHAnsi"/>
                <w:szCs w:val="21"/>
              </w:rPr>
            </w:pPr>
            <w:r w:rsidRPr="00E43025">
              <w:rPr>
                <w:i/>
                <w:iCs/>
              </w:rPr>
              <w:t xml:space="preserve">I henhold til aksjeloven § 11-8 tildeles styret fullmakt til å ta opp et konvertibelt lån med hovedstol på </w:t>
            </w:r>
            <w:r w:rsidR="005B20F6" w:rsidRPr="00E43025">
              <w:rPr>
                <w:i/>
                <w:iCs/>
              </w:rPr>
              <w:t xml:space="preserve">mellom NOK 2 700 000 og </w:t>
            </w:r>
            <w:r w:rsidRPr="00E43025">
              <w:rPr>
                <w:i/>
                <w:iCs/>
              </w:rPr>
              <w:t xml:space="preserve">NOK 6 000 000. </w:t>
            </w:r>
            <w:r w:rsidRPr="00A517A0">
              <w:rPr>
                <w:i/>
                <w:iCs/>
              </w:rPr>
              <w:t>Aksjekapitalen skal kunne økes med inntil NOK </w:t>
            </w:r>
            <w:r w:rsidR="00B352D3">
              <w:rPr>
                <w:i/>
                <w:iCs/>
                <w:szCs w:val="21"/>
              </w:rPr>
              <w:t>7 632,4394</w:t>
            </w:r>
            <w:r w:rsidR="00AA7944" w:rsidRPr="00101C0B">
              <w:rPr>
                <w:i/>
                <w:iCs/>
                <w:szCs w:val="21"/>
              </w:rPr>
              <w:t>.</w:t>
            </w:r>
          </w:p>
        </w:tc>
        <w:tc>
          <w:tcPr>
            <w:tcW w:w="2500" w:type="pct"/>
            <w:tcBorders>
              <w:left w:val="single" w:sz="4" w:space="0" w:color="auto"/>
            </w:tcBorders>
          </w:tcPr>
          <w:p w14:paraId="78CF9F4F" w14:textId="2AA29F3C" w:rsidR="00266E91" w:rsidRPr="00A517A0" w:rsidRDefault="00266E91" w:rsidP="00266E91">
            <w:pPr>
              <w:pStyle w:val="Listeavsnitt"/>
              <w:numPr>
                <w:ilvl w:val="0"/>
                <w:numId w:val="23"/>
              </w:numPr>
              <w:spacing w:after="240"/>
              <w:rPr>
                <w:rFonts w:asciiTheme="majorHAnsi" w:hAnsiTheme="majorHAnsi"/>
                <w:szCs w:val="21"/>
                <w:lang w:val="en-GB"/>
              </w:rPr>
            </w:pPr>
            <w:r w:rsidRPr="00A517A0">
              <w:rPr>
                <w:i/>
                <w:iCs/>
                <w:lang w:val="en-GB"/>
              </w:rPr>
              <w:t xml:space="preserve">In accordance with Section 11-8 of the Companies Act, the board is granted an authorisation to raise a convertible loan with a principal amount of </w:t>
            </w:r>
            <w:r w:rsidR="005B20F6">
              <w:rPr>
                <w:i/>
                <w:iCs/>
                <w:lang w:val="en-GB"/>
              </w:rPr>
              <w:t>between NOK 2,700,000 and</w:t>
            </w:r>
            <w:r w:rsidRPr="00A517A0">
              <w:rPr>
                <w:i/>
                <w:iCs/>
                <w:lang w:val="en-GB"/>
              </w:rPr>
              <w:t xml:space="preserve"> NOK 6,000,000. The share capital shall be increased with up to NOK</w:t>
            </w:r>
            <w:r w:rsidR="008D7952">
              <w:rPr>
                <w:i/>
                <w:iCs/>
                <w:lang w:val="en-GB"/>
              </w:rPr>
              <w:t> </w:t>
            </w:r>
            <w:r w:rsidR="00B352D3" w:rsidRPr="00B352D3">
              <w:rPr>
                <w:i/>
                <w:iCs/>
                <w:szCs w:val="21"/>
                <w:lang w:val="en-US"/>
              </w:rPr>
              <w:t>7,632.4394</w:t>
            </w:r>
            <w:r w:rsidR="00AA7944" w:rsidRPr="008D7952">
              <w:rPr>
                <w:i/>
                <w:iCs/>
                <w:szCs w:val="21"/>
                <w:lang w:val="en-US"/>
              </w:rPr>
              <w:t>.</w:t>
            </w:r>
          </w:p>
        </w:tc>
      </w:tr>
      <w:tr w:rsidR="00B352D3" w:rsidRPr="00C20FD0" w14:paraId="00C78302" w14:textId="77777777" w:rsidTr="00A517A0">
        <w:trPr>
          <w:trHeight w:val="798"/>
        </w:trPr>
        <w:tc>
          <w:tcPr>
            <w:tcW w:w="2500" w:type="pct"/>
            <w:tcBorders>
              <w:right w:val="single" w:sz="4" w:space="0" w:color="auto"/>
            </w:tcBorders>
          </w:tcPr>
          <w:p w14:paraId="136BCDF0" w14:textId="0EDDB56D" w:rsidR="00B352D3" w:rsidRPr="00A671CF" w:rsidRDefault="00B352D3" w:rsidP="00B352D3">
            <w:pPr>
              <w:pStyle w:val="Listeavsnitt"/>
              <w:numPr>
                <w:ilvl w:val="0"/>
                <w:numId w:val="22"/>
              </w:numPr>
              <w:spacing w:after="240"/>
              <w:rPr>
                <w:i/>
                <w:iCs/>
              </w:rPr>
            </w:pPr>
            <w:r w:rsidRPr="00A671CF">
              <w:rPr>
                <w:i/>
                <w:iCs/>
              </w:rPr>
              <w:lastRenderedPageBreak/>
              <w:t xml:space="preserve">Konverteringskursen per aksje skal være NOK 252,19. </w:t>
            </w:r>
            <w:r w:rsidR="006F5B1E" w:rsidRPr="00A671CF">
              <w:rPr>
                <w:i/>
                <w:iCs/>
              </w:rPr>
              <w:t>Ref. øvrige betingelser beskrevet under pkt. 3.2.</w:t>
            </w:r>
          </w:p>
        </w:tc>
        <w:tc>
          <w:tcPr>
            <w:tcW w:w="2500" w:type="pct"/>
            <w:tcBorders>
              <w:left w:val="single" w:sz="4" w:space="0" w:color="auto"/>
            </w:tcBorders>
          </w:tcPr>
          <w:p w14:paraId="29C835DF" w14:textId="7A74C715" w:rsidR="00B352D3" w:rsidRPr="00A671CF" w:rsidRDefault="00B352D3" w:rsidP="00B352D3">
            <w:pPr>
              <w:pStyle w:val="Listeavsnitt"/>
              <w:numPr>
                <w:ilvl w:val="0"/>
                <w:numId w:val="23"/>
              </w:numPr>
              <w:spacing w:after="240"/>
              <w:rPr>
                <w:i/>
                <w:iCs/>
                <w:lang w:val="en-GB"/>
              </w:rPr>
            </w:pPr>
            <w:r w:rsidRPr="00A671CF">
              <w:rPr>
                <w:i/>
                <w:iCs/>
                <w:lang w:val="en-GB"/>
              </w:rPr>
              <w:t>The conversion price per Share shall be NOK 252.19.</w:t>
            </w:r>
            <w:r w:rsidR="006F5B1E" w:rsidRPr="00A671CF">
              <w:rPr>
                <w:i/>
                <w:iCs/>
                <w:lang w:val="en-GB"/>
              </w:rPr>
              <w:t xml:space="preserve"> According to conditions in section 3.2.</w:t>
            </w:r>
          </w:p>
        </w:tc>
      </w:tr>
      <w:tr w:rsidR="00B352D3" w:rsidRPr="00C20FD0" w14:paraId="53F1A47D" w14:textId="77777777" w:rsidTr="00A517A0">
        <w:trPr>
          <w:trHeight w:val="798"/>
        </w:trPr>
        <w:tc>
          <w:tcPr>
            <w:tcW w:w="2500" w:type="pct"/>
            <w:tcBorders>
              <w:right w:val="single" w:sz="4" w:space="0" w:color="auto"/>
            </w:tcBorders>
          </w:tcPr>
          <w:p w14:paraId="3A4C13C3" w14:textId="2DA42C5A" w:rsidR="00B352D3" w:rsidRPr="00A517A0" w:rsidRDefault="00B352D3" w:rsidP="00B352D3">
            <w:pPr>
              <w:pStyle w:val="Listeavsnitt"/>
              <w:numPr>
                <w:ilvl w:val="0"/>
                <w:numId w:val="22"/>
              </w:numPr>
              <w:spacing w:after="240"/>
              <w:rPr>
                <w:i/>
                <w:iCs/>
              </w:rPr>
            </w:pPr>
            <w:r w:rsidRPr="00A517A0">
              <w:rPr>
                <w:i/>
                <w:iCs/>
              </w:rPr>
              <w:t>Fullmakten gjelder frem til</w:t>
            </w:r>
            <w:r>
              <w:rPr>
                <w:i/>
                <w:iCs/>
              </w:rPr>
              <w:t xml:space="preserve"> 31. mars 2024</w:t>
            </w:r>
            <w:r w:rsidRPr="00A517A0">
              <w:rPr>
                <w:i/>
                <w:iCs/>
              </w:rPr>
              <w:t>.</w:t>
            </w:r>
          </w:p>
        </w:tc>
        <w:tc>
          <w:tcPr>
            <w:tcW w:w="2500" w:type="pct"/>
            <w:tcBorders>
              <w:left w:val="single" w:sz="4" w:space="0" w:color="auto"/>
            </w:tcBorders>
          </w:tcPr>
          <w:p w14:paraId="139EF38A" w14:textId="632CD039" w:rsidR="00B352D3" w:rsidRPr="00A517A0" w:rsidRDefault="00B352D3" w:rsidP="00B352D3">
            <w:pPr>
              <w:pStyle w:val="Listeavsnitt"/>
              <w:numPr>
                <w:ilvl w:val="0"/>
                <w:numId w:val="23"/>
              </w:numPr>
              <w:spacing w:after="240"/>
              <w:rPr>
                <w:rFonts w:asciiTheme="majorHAnsi" w:hAnsiTheme="majorHAnsi"/>
                <w:szCs w:val="21"/>
                <w:lang w:val="en-US"/>
              </w:rPr>
            </w:pPr>
            <w:r w:rsidRPr="00A517A0">
              <w:rPr>
                <w:i/>
                <w:iCs/>
                <w:lang w:val="en-GB"/>
              </w:rPr>
              <w:t xml:space="preserve">The authorisation shall remain in force until </w:t>
            </w:r>
            <w:r>
              <w:rPr>
                <w:i/>
                <w:iCs/>
                <w:lang w:val="en-US"/>
              </w:rPr>
              <w:t>31 March 2024</w:t>
            </w:r>
            <w:r w:rsidRPr="00A517A0">
              <w:rPr>
                <w:i/>
                <w:iCs/>
                <w:lang w:val="en-US"/>
              </w:rPr>
              <w:t>.</w:t>
            </w:r>
          </w:p>
        </w:tc>
      </w:tr>
      <w:tr w:rsidR="00B352D3" w:rsidRPr="00C20FD0" w14:paraId="64A2FF5B" w14:textId="77777777" w:rsidTr="00A517A0">
        <w:trPr>
          <w:trHeight w:val="798"/>
        </w:trPr>
        <w:tc>
          <w:tcPr>
            <w:tcW w:w="2500" w:type="pct"/>
            <w:tcBorders>
              <w:right w:val="single" w:sz="4" w:space="0" w:color="auto"/>
            </w:tcBorders>
          </w:tcPr>
          <w:p w14:paraId="359A9777" w14:textId="5C2B2B36" w:rsidR="00B352D3" w:rsidRPr="00A517A0" w:rsidRDefault="00B352D3" w:rsidP="00B352D3">
            <w:pPr>
              <w:pStyle w:val="Listeavsnitt"/>
              <w:numPr>
                <w:ilvl w:val="0"/>
                <w:numId w:val="22"/>
              </w:numPr>
              <w:spacing w:after="240"/>
              <w:rPr>
                <w:i/>
                <w:iCs/>
              </w:rPr>
            </w:pPr>
            <w:r w:rsidRPr="00A517A0">
              <w:rPr>
                <w:i/>
              </w:rPr>
              <w:t xml:space="preserve">Aksjeeiernes fortrinnsrett til tegning av lånet etter aksjeloven § 11-4 skal kunne fravikes. </w:t>
            </w:r>
          </w:p>
        </w:tc>
        <w:tc>
          <w:tcPr>
            <w:tcW w:w="2500" w:type="pct"/>
            <w:tcBorders>
              <w:left w:val="single" w:sz="4" w:space="0" w:color="auto"/>
            </w:tcBorders>
          </w:tcPr>
          <w:p w14:paraId="06B18E0B" w14:textId="25258D6A" w:rsidR="00B352D3" w:rsidRPr="00A517A0" w:rsidRDefault="00B352D3" w:rsidP="00B352D3">
            <w:pPr>
              <w:pStyle w:val="Listeavsnitt"/>
              <w:numPr>
                <w:ilvl w:val="0"/>
                <w:numId w:val="23"/>
              </w:numPr>
              <w:spacing w:after="240"/>
              <w:rPr>
                <w:rFonts w:asciiTheme="majorHAnsi" w:hAnsiTheme="majorHAnsi"/>
                <w:szCs w:val="21"/>
                <w:lang w:val="en-US"/>
              </w:rPr>
            </w:pPr>
            <w:r w:rsidRPr="00A517A0">
              <w:rPr>
                <w:i/>
                <w:lang w:val="en-GB"/>
              </w:rPr>
              <w:t xml:space="preserve">The shareholders’ preferential rights to subscribe for the loan pursuant to Section 11-4 of the Companies Act shall be deviated from. </w:t>
            </w:r>
          </w:p>
        </w:tc>
      </w:tr>
      <w:tr w:rsidR="00B352D3" w:rsidRPr="00C20FD0" w14:paraId="255ADBCF" w14:textId="77777777" w:rsidTr="00A517A0">
        <w:trPr>
          <w:trHeight w:val="798"/>
        </w:trPr>
        <w:tc>
          <w:tcPr>
            <w:tcW w:w="2500" w:type="pct"/>
            <w:tcBorders>
              <w:right w:val="single" w:sz="4" w:space="0" w:color="auto"/>
            </w:tcBorders>
          </w:tcPr>
          <w:p w14:paraId="5885D9B5" w14:textId="29AF5D08" w:rsidR="00B352D3" w:rsidRPr="00A517A0" w:rsidRDefault="00B352D3" w:rsidP="00B352D3">
            <w:pPr>
              <w:pStyle w:val="Listeavsnitt"/>
              <w:numPr>
                <w:ilvl w:val="0"/>
                <w:numId w:val="22"/>
              </w:numPr>
              <w:spacing w:after="240"/>
              <w:rPr>
                <w:i/>
              </w:rPr>
            </w:pPr>
            <w:r w:rsidRPr="00A517A0">
              <w:rPr>
                <w:i/>
                <w:iCs/>
              </w:rPr>
              <w:t>Øvrige tegningsvilkår fastsettes av styret.</w:t>
            </w:r>
          </w:p>
        </w:tc>
        <w:tc>
          <w:tcPr>
            <w:tcW w:w="2500" w:type="pct"/>
            <w:tcBorders>
              <w:left w:val="single" w:sz="4" w:space="0" w:color="auto"/>
            </w:tcBorders>
          </w:tcPr>
          <w:p w14:paraId="21FDEC31" w14:textId="2CAED355" w:rsidR="00B352D3" w:rsidRPr="00A517A0" w:rsidRDefault="00B352D3" w:rsidP="00B352D3">
            <w:pPr>
              <w:pStyle w:val="Listeavsnitt"/>
              <w:numPr>
                <w:ilvl w:val="0"/>
                <w:numId w:val="23"/>
              </w:numPr>
              <w:spacing w:after="240"/>
              <w:rPr>
                <w:rFonts w:asciiTheme="majorHAnsi" w:hAnsiTheme="majorHAnsi"/>
                <w:szCs w:val="21"/>
                <w:lang w:val="en-US"/>
              </w:rPr>
            </w:pPr>
            <w:r w:rsidRPr="00A517A0">
              <w:rPr>
                <w:i/>
                <w:iCs/>
                <w:lang w:val="en-GB"/>
              </w:rPr>
              <w:t>Other terms for subscription are determined by the board.</w:t>
            </w:r>
          </w:p>
        </w:tc>
      </w:tr>
      <w:tr w:rsidR="00B352D3" w:rsidRPr="00C20FD0" w14:paraId="2F933A99" w14:textId="77777777" w:rsidTr="00A517A0">
        <w:trPr>
          <w:trHeight w:val="798"/>
        </w:trPr>
        <w:tc>
          <w:tcPr>
            <w:tcW w:w="2500" w:type="pct"/>
            <w:tcBorders>
              <w:right w:val="single" w:sz="4" w:space="0" w:color="auto"/>
            </w:tcBorders>
          </w:tcPr>
          <w:p w14:paraId="19C9F42B" w14:textId="46204E9C" w:rsidR="00B352D3" w:rsidRPr="00A517A0" w:rsidRDefault="00B352D3" w:rsidP="00B352D3">
            <w:pPr>
              <w:pStyle w:val="Overskrift1"/>
            </w:pPr>
            <w:r>
              <w:rPr>
                <w:lang w:val="en-US"/>
              </w:rPr>
              <w:t>VALG AV NYTT STYRE</w:t>
            </w:r>
          </w:p>
        </w:tc>
        <w:tc>
          <w:tcPr>
            <w:tcW w:w="2500" w:type="pct"/>
            <w:tcBorders>
              <w:left w:val="single" w:sz="4" w:space="0" w:color="auto"/>
            </w:tcBorders>
          </w:tcPr>
          <w:p w14:paraId="73A8D8D4" w14:textId="60748977" w:rsidR="00B352D3" w:rsidRPr="008D7952" w:rsidRDefault="00B352D3" w:rsidP="00B352D3">
            <w:pPr>
              <w:pStyle w:val="Overskrift1"/>
              <w:numPr>
                <w:ilvl w:val="0"/>
                <w:numId w:val="29"/>
              </w:numPr>
              <w:rPr>
                <w:lang w:val="en-GB"/>
              </w:rPr>
            </w:pPr>
            <w:r w:rsidRPr="008D7952">
              <w:rPr>
                <w:lang w:val="en-US"/>
              </w:rPr>
              <w:t>ELECTION OF A NEW BOARD OF DIRECTORS</w:t>
            </w:r>
          </w:p>
        </w:tc>
      </w:tr>
      <w:tr w:rsidR="00B352D3" w:rsidRPr="00C20FD0" w14:paraId="4A2611BF" w14:textId="77777777" w:rsidTr="00A517A0">
        <w:trPr>
          <w:trHeight w:val="798"/>
        </w:trPr>
        <w:tc>
          <w:tcPr>
            <w:tcW w:w="2500" w:type="pct"/>
            <w:tcBorders>
              <w:right w:val="single" w:sz="4" w:space="0" w:color="auto"/>
            </w:tcBorders>
          </w:tcPr>
          <w:p w14:paraId="74487004" w14:textId="22CED0B1" w:rsidR="00B352D3" w:rsidRPr="00A517A0" w:rsidRDefault="00A0318A" w:rsidP="00B352D3">
            <w:pPr>
              <w:spacing w:after="240"/>
            </w:pPr>
            <w:r>
              <w:t xml:space="preserve">Generalforsamlingen </w:t>
            </w:r>
            <w:r w:rsidR="00B352D3">
              <w:t>besluttet å vedta følgende nytt styre i Selskapet:</w:t>
            </w:r>
          </w:p>
        </w:tc>
        <w:tc>
          <w:tcPr>
            <w:tcW w:w="2500" w:type="pct"/>
            <w:tcBorders>
              <w:left w:val="single" w:sz="4" w:space="0" w:color="auto"/>
            </w:tcBorders>
          </w:tcPr>
          <w:p w14:paraId="19FE4191" w14:textId="005CA71E" w:rsidR="00B352D3" w:rsidRPr="00A517A0" w:rsidRDefault="00A0318A" w:rsidP="00B352D3">
            <w:pPr>
              <w:spacing w:after="240"/>
              <w:rPr>
                <w:lang w:val="en-GB"/>
              </w:rPr>
            </w:pPr>
            <w:r>
              <w:rPr>
                <w:lang w:val="en-US"/>
              </w:rPr>
              <w:t>T</w:t>
            </w:r>
            <w:r w:rsidR="00B352D3">
              <w:rPr>
                <w:lang w:val="en-US"/>
              </w:rPr>
              <w:t>he general meeting resolved the following resolution on a new board of directors in the Company:</w:t>
            </w:r>
          </w:p>
        </w:tc>
      </w:tr>
      <w:tr w:rsidR="00B352D3" w:rsidRPr="00C20FD0" w14:paraId="0886FBFD" w14:textId="77777777" w:rsidTr="00A517A0">
        <w:trPr>
          <w:trHeight w:val="798"/>
        </w:trPr>
        <w:tc>
          <w:tcPr>
            <w:tcW w:w="2500" w:type="pct"/>
            <w:tcBorders>
              <w:right w:val="single" w:sz="4" w:space="0" w:color="auto"/>
            </w:tcBorders>
          </w:tcPr>
          <w:p w14:paraId="534DF32C" w14:textId="1B3272EC" w:rsidR="00B352D3" w:rsidRDefault="00B352D3" w:rsidP="00B352D3">
            <w:pPr>
              <w:pStyle w:val="Listeavsnitt"/>
              <w:numPr>
                <w:ilvl w:val="0"/>
                <w:numId w:val="28"/>
              </w:numPr>
              <w:spacing w:after="240"/>
            </w:pPr>
            <w:r>
              <w:t>Per Kristian Nagel, styreleder</w:t>
            </w:r>
          </w:p>
          <w:p w14:paraId="2468A134" w14:textId="3FF6A19D" w:rsidR="00B352D3" w:rsidRDefault="00E43025" w:rsidP="00B352D3">
            <w:pPr>
              <w:pStyle w:val="Listeavsnitt"/>
              <w:numPr>
                <w:ilvl w:val="0"/>
                <w:numId w:val="28"/>
              </w:numPr>
              <w:spacing w:after="240"/>
            </w:pPr>
            <w:r>
              <w:t>Tore Ausland</w:t>
            </w:r>
            <w:r w:rsidR="00B352D3">
              <w:t>, styremedlem</w:t>
            </w:r>
          </w:p>
          <w:p w14:paraId="5CC0BA7A" w14:textId="77777777" w:rsidR="00B352D3" w:rsidRDefault="00B352D3" w:rsidP="00B352D3">
            <w:pPr>
              <w:pStyle w:val="Listeavsnitt"/>
              <w:numPr>
                <w:ilvl w:val="0"/>
                <w:numId w:val="28"/>
              </w:numPr>
              <w:spacing w:after="240"/>
              <w:rPr>
                <w:lang w:val="nn-NO"/>
              </w:rPr>
            </w:pPr>
            <w:r w:rsidRPr="008D7952">
              <w:rPr>
                <w:lang w:val="nn-NO"/>
              </w:rPr>
              <w:t>Musa Adnin Musa Adnin, styr</w:t>
            </w:r>
            <w:r>
              <w:rPr>
                <w:lang w:val="nn-NO"/>
              </w:rPr>
              <w:t>emedlem</w:t>
            </w:r>
          </w:p>
          <w:p w14:paraId="75A9D61F" w14:textId="542354E6" w:rsidR="00E43025" w:rsidRDefault="00E43025" w:rsidP="00E43025">
            <w:pPr>
              <w:spacing w:after="240"/>
              <w:rPr>
                <w:lang w:val="nn-NO"/>
              </w:rPr>
            </w:pPr>
            <w:r>
              <w:rPr>
                <w:lang w:val="nn-NO"/>
              </w:rPr>
              <w:t xml:space="preserve">Kompensasjon for Styreleder ble </w:t>
            </w:r>
            <w:r w:rsidR="005C43CF" w:rsidRPr="00A671CF">
              <w:t>følgende</w:t>
            </w:r>
            <w:r w:rsidR="005C43CF">
              <w:rPr>
                <w:lang w:val="nn-NO"/>
              </w:rPr>
              <w:t xml:space="preserve"> vedtatt:</w:t>
            </w:r>
          </w:p>
          <w:p w14:paraId="7BB9A561" w14:textId="4F0776CA" w:rsidR="00941F65" w:rsidRPr="00430128" w:rsidRDefault="00E43025" w:rsidP="00430128">
            <w:pPr>
              <w:pStyle w:val="Listeavsnitt"/>
              <w:numPr>
                <w:ilvl w:val="0"/>
                <w:numId w:val="30"/>
              </w:numPr>
              <w:spacing w:after="240"/>
              <w:rPr>
                <w:lang w:val="nn-NO"/>
              </w:rPr>
            </w:pPr>
            <w:r w:rsidRPr="00E43025">
              <w:rPr>
                <w:lang w:val="nn-NO"/>
              </w:rPr>
              <w:t>125.000, - for arbeid frem til 30 juni 2024</w:t>
            </w:r>
          </w:p>
          <w:p w14:paraId="14234A08" w14:textId="022D777F" w:rsidR="00941F65" w:rsidRPr="00941F65" w:rsidRDefault="00E43025" w:rsidP="00941F65">
            <w:pPr>
              <w:pStyle w:val="Listeavsnitt"/>
              <w:numPr>
                <w:ilvl w:val="0"/>
                <w:numId w:val="30"/>
              </w:numPr>
              <w:spacing w:after="240"/>
              <w:rPr>
                <w:lang w:val="nn-NO"/>
              </w:rPr>
            </w:pPr>
            <w:r>
              <w:rPr>
                <w:lang w:val="nn-NO"/>
              </w:rPr>
              <w:t xml:space="preserve">360.000, - for arbeid </w:t>
            </w:r>
            <w:proofErr w:type="spellStart"/>
            <w:r>
              <w:rPr>
                <w:lang w:val="nn-NO"/>
              </w:rPr>
              <w:t>fr</w:t>
            </w:r>
            <w:r w:rsidR="00FC1CE9">
              <w:rPr>
                <w:lang w:val="nn-NO"/>
              </w:rPr>
              <w:t>a</w:t>
            </w:r>
            <w:proofErr w:type="spellEnd"/>
            <w:r>
              <w:rPr>
                <w:lang w:val="nn-NO"/>
              </w:rPr>
              <w:t xml:space="preserve"> 1. juli 2024 til 30 juni 2025</w:t>
            </w:r>
          </w:p>
          <w:p w14:paraId="357621C3" w14:textId="5A08934E" w:rsidR="00E43025" w:rsidRPr="00C20FD0" w:rsidRDefault="00E43025" w:rsidP="00E43025">
            <w:pPr>
              <w:pStyle w:val="Listeavsnitt"/>
              <w:numPr>
                <w:ilvl w:val="0"/>
                <w:numId w:val="30"/>
              </w:numPr>
              <w:spacing w:after="240"/>
              <w:rPr>
                <w:lang w:val="nn-NO"/>
              </w:rPr>
            </w:pPr>
            <w:r w:rsidRPr="00C20FD0">
              <w:t>Ved suksessemisjon</w:t>
            </w:r>
            <w:r w:rsidR="005C43CF" w:rsidRPr="00C20FD0">
              <w:t xml:space="preserve"> </w:t>
            </w:r>
            <w:r w:rsidRPr="00C20FD0">
              <w:t xml:space="preserve">utløses tilleggs </w:t>
            </w:r>
            <w:proofErr w:type="gramStart"/>
            <w:r w:rsidRPr="00C20FD0">
              <w:t xml:space="preserve">honorar </w:t>
            </w:r>
            <w:r w:rsidR="005C43CF" w:rsidRPr="00C20FD0">
              <w:t xml:space="preserve"> satt</w:t>
            </w:r>
            <w:proofErr w:type="gramEnd"/>
            <w:r w:rsidR="005C43CF" w:rsidRPr="00C20FD0">
              <w:t xml:space="preserve"> til 600.000</w:t>
            </w:r>
            <w:r w:rsidR="005C43CF" w:rsidRPr="00C20FD0">
              <w:rPr>
                <w:lang w:val="nn-NO"/>
              </w:rPr>
              <w:t xml:space="preserve">, - </w:t>
            </w:r>
            <w:r w:rsidRPr="00C20FD0">
              <w:rPr>
                <w:lang w:val="nn-NO"/>
              </w:rPr>
              <w:t xml:space="preserve"> </w:t>
            </w:r>
          </w:p>
          <w:p w14:paraId="53FEB497" w14:textId="5641CD84" w:rsidR="005C43CF" w:rsidRPr="00A671CF" w:rsidRDefault="005C43CF" w:rsidP="005C43CF">
            <w:pPr>
              <w:pStyle w:val="Listeavsnitt"/>
              <w:spacing w:after="240"/>
            </w:pPr>
          </w:p>
        </w:tc>
        <w:tc>
          <w:tcPr>
            <w:tcW w:w="2500" w:type="pct"/>
            <w:tcBorders>
              <w:left w:val="single" w:sz="4" w:space="0" w:color="auto"/>
            </w:tcBorders>
          </w:tcPr>
          <w:p w14:paraId="1829E1F9" w14:textId="4AE241BD" w:rsidR="00B352D3" w:rsidRPr="0077303B" w:rsidRDefault="00B352D3" w:rsidP="00B352D3">
            <w:pPr>
              <w:pStyle w:val="Listeavsnitt"/>
              <w:numPr>
                <w:ilvl w:val="0"/>
                <w:numId w:val="28"/>
              </w:numPr>
              <w:spacing w:after="240"/>
              <w:rPr>
                <w:lang w:val="en-US"/>
              </w:rPr>
            </w:pPr>
            <w:r>
              <w:t xml:space="preserve">Per Kristian Nagel, </w:t>
            </w:r>
            <w:proofErr w:type="spellStart"/>
            <w:r>
              <w:t>chair</w:t>
            </w:r>
            <w:proofErr w:type="spellEnd"/>
          </w:p>
          <w:p w14:paraId="2B64DF00" w14:textId="56CCF34E" w:rsidR="00B352D3" w:rsidRPr="008D7952" w:rsidRDefault="00E43025" w:rsidP="00B352D3">
            <w:pPr>
              <w:pStyle w:val="Listeavsnitt"/>
              <w:numPr>
                <w:ilvl w:val="0"/>
                <w:numId w:val="28"/>
              </w:numPr>
              <w:spacing w:after="240"/>
              <w:rPr>
                <w:lang w:val="en-GB"/>
              </w:rPr>
            </w:pPr>
            <w:r>
              <w:t>Tore Ausland</w:t>
            </w:r>
            <w:r w:rsidR="00B352D3">
              <w:t xml:space="preserve">, </w:t>
            </w:r>
            <w:proofErr w:type="spellStart"/>
            <w:r w:rsidR="00B352D3">
              <w:t>board</w:t>
            </w:r>
            <w:proofErr w:type="spellEnd"/>
            <w:r w:rsidR="00B352D3">
              <w:t xml:space="preserve"> </w:t>
            </w:r>
            <w:proofErr w:type="spellStart"/>
            <w:r w:rsidR="00B352D3">
              <w:t>member</w:t>
            </w:r>
            <w:proofErr w:type="spellEnd"/>
          </w:p>
          <w:p w14:paraId="34AC07F2" w14:textId="77777777" w:rsidR="00B352D3" w:rsidRDefault="00B352D3" w:rsidP="00B352D3">
            <w:pPr>
              <w:pStyle w:val="Listeavsnitt"/>
              <w:numPr>
                <w:ilvl w:val="0"/>
                <w:numId w:val="28"/>
              </w:numPr>
              <w:spacing w:after="240"/>
              <w:rPr>
                <w:lang w:val="nn-NO"/>
              </w:rPr>
            </w:pPr>
            <w:r w:rsidRPr="008D7952">
              <w:rPr>
                <w:lang w:val="nn-NO"/>
              </w:rPr>
              <w:t xml:space="preserve">Musa Adnin Musa Adnin, </w:t>
            </w:r>
            <w:proofErr w:type="spellStart"/>
            <w:r w:rsidRPr="008D7952">
              <w:rPr>
                <w:lang w:val="nn-NO"/>
              </w:rPr>
              <w:t>bo</w:t>
            </w:r>
            <w:r>
              <w:rPr>
                <w:lang w:val="nn-NO"/>
              </w:rPr>
              <w:t>ard</w:t>
            </w:r>
            <w:proofErr w:type="spellEnd"/>
            <w:r>
              <w:rPr>
                <w:lang w:val="nn-NO"/>
              </w:rPr>
              <w:t xml:space="preserve"> </w:t>
            </w:r>
            <w:proofErr w:type="spellStart"/>
            <w:r>
              <w:rPr>
                <w:lang w:val="nn-NO"/>
              </w:rPr>
              <w:t>member</w:t>
            </w:r>
            <w:proofErr w:type="spellEnd"/>
          </w:p>
          <w:p w14:paraId="1BFA05FC" w14:textId="77777777" w:rsidR="00941F65" w:rsidRDefault="00941F65" w:rsidP="00430128">
            <w:pPr>
              <w:rPr>
                <w:lang w:val="nn-NO"/>
              </w:rPr>
            </w:pPr>
            <w:proofErr w:type="spellStart"/>
            <w:r w:rsidRPr="00941F65">
              <w:rPr>
                <w:lang w:val="nn-NO"/>
              </w:rPr>
              <w:t>Compensation</w:t>
            </w:r>
            <w:proofErr w:type="spellEnd"/>
            <w:r w:rsidRPr="00941F65">
              <w:rPr>
                <w:lang w:val="nn-NO"/>
              </w:rPr>
              <w:t xml:space="preserve"> for </w:t>
            </w:r>
            <w:proofErr w:type="spellStart"/>
            <w:r w:rsidRPr="00941F65">
              <w:rPr>
                <w:lang w:val="nn-NO"/>
              </w:rPr>
              <w:t>the</w:t>
            </w:r>
            <w:proofErr w:type="spellEnd"/>
            <w:r w:rsidRPr="00941F65">
              <w:rPr>
                <w:lang w:val="nn-NO"/>
              </w:rPr>
              <w:t xml:space="preserve"> </w:t>
            </w:r>
            <w:proofErr w:type="spellStart"/>
            <w:r w:rsidRPr="00941F65">
              <w:rPr>
                <w:lang w:val="nn-NO"/>
              </w:rPr>
              <w:t>Chairman</w:t>
            </w:r>
            <w:proofErr w:type="spellEnd"/>
            <w:r w:rsidRPr="00941F65">
              <w:rPr>
                <w:lang w:val="nn-NO"/>
              </w:rPr>
              <w:t xml:space="preserve"> </w:t>
            </w:r>
            <w:proofErr w:type="spellStart"/>
            <w:r w:rsidRPr="00941F65">
              <w:rPr>
                <w:lang w:val="nn-NO"/>
              </w:rPr>
              <w:t>of</w:t>
            </w:r>
            <w:proofErr w:type="spellEnd"/>
            <w:r w:rsidRPr="00941F65">
              <w:rPr>
                <w:lang w:val="nn-NO"/>
              </w:rPr>
              <w:t xml:space="preserve"> </w:t>
            </w:r>
            <w:proofErr w:type="spellStart"/>
            <w:r w:rsidRPr="00941F65">
              <w:rPr>
                <w:lang w:val="nn-NO"/>
              </w:rPr>
              <w:t>the</w:t>
            </w:r>
            <w:proofErr w:type="spellEnd"/>
            <w:r w:rsidRPr="00941F65">
              <w:rPr>
                <w:lang w:val="nn-NO"/>
              </w:rPr>
              <w:t xml:space="preserve"> Board </w:t>
            </w:r>
            <w:proofErr w:type="spellStart"/>
            <w:r w:rsidRPr="00941F65">
              <w:rPr>
                <w:lang w:val="nn-NO"/>
              </w:rPr>
              <w:t>was</w:t>
            </w:r>
            <w:proofErr w:type="spellEnd"/>
            <w:r w:rsidRPr="00941F65">
              <w:rPr>
                <w:lang w:val="nn-NO"/>
              </w:rPr>
              <w:t xml:space="preserve"> </w:t>
            </w:r>
            <w:proofErr w:type="spellStart"/>
            <w:r w:rsidRPr="00941F65">
              <w:rPr>
                <w:lang w:val="nn-NO"/>
              </w:rPr>
              <w:t>decided</w:t>
            </w:r>
            <w:proofErr w:type="spellEnd"/>
            <w:r w:rsidRPr="00941F65">
              <w:rPr>
                <w:lang w:val="nn-NO"/>
              </w:rPr>
              <w:t xml:space="preserve"> as </w:t>
            </w:r>
            <w:proofErr w:type="spellStart"/>
            <w:r w:rsidRPr="00941F65">
              <w:rPr>
                <w:lang w:val="nn-NO"/>
              </w:rPr>
              <w:t>follows</w:t>
            </w:r>
            <w:proofErr w:type="spellEnd"/>
            <w:r w:rsidRPr="00941F65">
              <w:rPr>
                <w:lang w:val="nn-NO"/>
              </w:rPr>
              <w:t>:</w:t>
            </w:r>
          </w:p>
          <w:p w14:paraId="36240570" w14:textId="77777777" w:rsidR="00430128" w:rsidRPr="00941F65" w:rsidRDefault="00430128" w:rsidP="00430128">
            <w:pPr>
              <w:rPr>
                <w:lang w:val="nn-NO"/>
              </w:rPr>
            </w:pPr>
          </w:p>
          <w:p w14:paraId="0DB13FCB" w14:textId="77777777" w:rsidR="00941F65" w:rsidRDefault="00941F65" w:rsidP="00430128">
            <w:pPr>
              <w:rPr>
                <w:lang w:val="nn-NO"/>
              </w:rPr>
            </w:pPr>
            <w:r w:rsidRPr="00941F65">
              <w:rPr>
                <w:lang w:val="nn-NO"/>
              </w:rPr>
              <w:t xml:space="preserve">• NOK 125,000 - for </w:t>
            </w:r>
            <w:proofErr w:type="spellStart"/>
            <w:r w:rsidRPr="00941F65">
              <w:rPr>
                <w:lang w:val="nn-NO"/>
              </w:rPr>
              <w:t>work</w:t>
            </w:r>
            <w:proofErr w:type="spellEnd"/>
            <w:r w:rsidRPr="00941F65">
              <w:rPr>
                <w:lang w:val="nn-NO"/>
              </w:rPr>
              <w:t xml:space="preserve"> </w:t>
            </w:r>
            <w:proofErr w:type="spellStart"/>
            <w:r w:rsidRPr="00941F65">
              <w:rPr>
                <w:lang w:val="nn-NO"/>
              </w:rPr>
              <w:t>until</w:t>
            </w:r>
            <w:proofErr w:type="spellEnd"/>
            <w:r w:rsidRPr="00941F65">
              <w:rPr>
                <w:lang w:val="nn-NO"/>
              </w:rPr>
              <w:t xml:space="preserve"> 30 June 2024</w:t>
            </w:r>
          </w:p>
          <w:p w14:paraId="4239DDC8" w14:textId="6D9BD117" w:rsidR="00941F65" w:rsidRPr="00941F65" w:rsidRDefault="00941F65" w:rsidP="00430128">
            <w:pPr>
              <w:rPr>
                <w:lang w:val="nn-NO"/>
              </w:rPr>
            </w:pPr>
            <w:r w:rsidRPr="00941F65">
              <w:rPr>
                <w:lang w:val="nn-NO"/>
              </w:rPr>
              <w:t xml:space="preserve">• NOK 360,000 - for </w:t>
            </w:r>
            <w:proofErr w:type="spellStart"/>
            <w:r w:rsidRPr="00941F65">
              <w:rPr>
                <w:lang w:val="nn-NO"/>
              </w:rPr>
              <w:t>work</w:t>
            </w:r>
            <w:proofErr w:type="spellEnd"/>
            <w:r w:rsidRPr="00941F65">
              <w:rPr>
                <w:lang w:val="nn-NO"/>
              </w:rPr>
              <w:t xml:space="preserve"> from 1 </w:t>
            </w:r>
            <w:proofErr w:type="spellStart"/>
            <w:r w:rsidRPr="00941F65">
              <w:rPr>
                <w:lang w:val="nn-NO"/>
              </w:rPr>
              <w:t>July</w:t>
            </w:r>
            <w:proofErr w:type="spellEnd"/>
            <w:r w:rsidRPr="00941F65">
              <w:rPr>
                <w:lang w:val="nn-NO"/>
              </w:rPr>
              <w:t xml:space="preserve"> 2024 to 30 June 2025</w:t>
            </w:r>
          </w:p>
          <w:p w14:paraId="6D62F612" w14:textId="40FE25D6" w:rsidR="00941F65" w:rsidRPr="00941F65" w:rsidRDefault="00941F65" w:rsidP="00430128">
            <w:pPr>
              <w:rPr>
                <w:lang w:val="nn-NO"/>
              </w:rPr>
            </w:pPr>
            <w:r w:rsidRPr="00941F65">
              <w:rPr>
                <w:lang w:val="nn-NO"/>
              </w:rPr>
              <w:t xml:space="preserve">• In </w:t>
            </w:r>
            <w:proofErr w:type="spellStart"/>
            <w:r w:rsidRPr="00941F65">
              <w:rPr>
                <w:lang w:val="nn-NO"/>
              </w:rPr>
              <w:t>the</w:t>
            </w:r>
            <w:proofErr w:type="spellEnd"/>
            <w:r w:rsidRPr="00941F65">
              <w:rPr>
                <w:lang w:val="nn-NO"/>
              </w:rPr>
              <w:t xml:space="preserve"> </w:t>
            </w:r>
            <w:proofErr w:type="spellStart"/>
            <w:r w:rsidRPr="00941F65">
              <w:rPr>
                <w:lang w:val="nn-NO"/>
              </w:rPr>
              <w:t>event</w:t>
            </w:r>
            <w:proofErr w:type="spellEnd"/>
            <w:r w:rsidRPr="00941F65">
              <w:rPr>
                <w:lang w:val="nn-NO"/>
              </w:rPr>
              <w:t xml:space="preserve"> </w:t>
            </w:r>
            <w:proofErr w:type="spellStart"/>
            <w:r w:rsidRPr="00941F65">
              <w:rPr>
                <w:lang w:val="nn-NO"/>
              </w:rPr>
              <w:t>of</w:t>
            </w:r>
            <w:proofErr w:type="spellEnd"/>
            <w:r w:rsidRPr="00941F65">
              <w:rPr>
                <w:lang w:val="nn-NO"/>
              </w:rPr>
              <w:t xml:space="preserve"> a </w:t>
            </w:r>
            <w:proofErr w:type="spellStart"/>
            <w:r w:rsidRPr="00941F65">
              <w:rPr>
                <w:lang w:val="nn-NO"/>
              </w:rPr>
              <w:t>successful</w:t>
            </w:r>
            <w:proofErr w:type="spellEnd"/>
            <w:r w:rsidRPr="00941F65">
              <w:rPr>
                <w:lang w:val="nn-NO"/>
              </w:rPr>
              <w:t xml:space="preserve"> </w:t>
            </w:r>
            <w:proofErr w:type="spellStart"/>
            <w:r w:rsidRPr="00941F65">
              <w:rPr>
                <w:lang w:val="nn-NO"/>
              </w:rPr>
              <w:t>share</w:t>
            </w:r>
            <w:proofErr w:type="spellEnd"/>
            <w:r w:rsidRPr="00941F65">
              <w:rPr>
                <w:lang w:val="nn-NO"/>
              </w:rPr>
              <w:t xml:space="preserve"> </w:t>
            </w:r>
            <w:proofErr w:type="spellStart"/>
            <w:r w:rsidRPr="00941F65">
              <w:rPr>
                <w:lang w:val="nn-NO"/>
              </w:rPr>
              <w:t>issue</w:t>
            </w:r>
            <w:proofErr w:type="spellEnd"/>
            <w:r w:rsidRPr="00941F65">
              <w:rPr>
                <w:lang w:val="nn-NO"/>
              </w:rPr>
              <w:t xml:space="preserve">, an </w:t>
            </w:r>
            <w:proofErr w:type="spellStart"/>
            <w:r w:rsidRPr="00941F65">
              <w:rPr>
                <w:lang w:val="nn-NO"/>
              </w:rPr>
              <w:t>additional</w:t>
            </w:r>
            <w:proofErr w:type="spellEnd"/>
            <w:r w:rsidRPr="00941F65">
              <w:rPr>
                <w:lang w:val="nn-NO"/>
              </w:rPr>
              <w:t xml:space="preserve"> </w:t>
            </w:r>
            <w:proofErr w:type="spellStart"/>
            <w:r w:rsidRPr="00941F65">
              <w:rPr>
                <w:lang w:val="nn-NO"/>
              </w:rPr>
              <w:t>fee</w:t>
            </w:r>
            <w:proofErr w:type="spellEnd"/>
            <w:r w:rsidRPr="00941F65">
              <w:rPr>
                <w:lang w:val="nn-NO"/>
              </w:rPr>
              <w:t xml:space="preserve"> is </w:t>
            </w:r>
            <w:proofErr w:type="spellStart"/>
            <w:r w:rsidRPr="00941F65">
              <w:rPr>
                <w:lang w:val="nn-NO"/>
              </w:rPr>
              <w:t>triggered</w:t>
            </w:r>
            <w:proofErr w:type="spellEnd"/>
            <w:r w:rsidRPr="00941F65">
              <w:rPr>
                <w:lang w:val="nn-NO"/>
              </w:rPr>
              <w:t xml:space="preserve"> </w:t>
            </w:r>
            <w:proofErr w:type="spellStart"/>
            <w:r w:rsidRPr="00941F65">
              <w:rPr>
                <w:lang w:val="nn-NO"/>
              </w:rPr>
              <w:t>where</w:t>
            </w:r>
            <w:proofErr w:type="spellEnd"/>
            <w:r w:rsidRPr="00941F65">
              <w:rPr>
                <w:lang w:val="nn-NO"/>
              </w:rPr>
              <w:t xml:space="preserve"> </w:t>
            </w:r>
            <w:proofErr w:type="spellStart"/>
            <w:r w:rsidRPr="00941F65">
              <w:rPr>
                <w:lang w:val="nn-NO"/>
              </w:rPr>
              <w:t>the</w:t>
            </w:r>
            <w:proofErr w:type="spellEnd"/>
            <w:r w:rsidRPr="00941F65">
              <w:rPr>
                <w:lang w:val="nn-NO"/>
              </w:rPr>
              <w:t xml:space="preserve"> total </w:t>
            </w:r>
            <w:proofErr w:type="spellStart"/>
            <w:r w:rsidRPr="00941F65">
              <w:rPr>
                <w:lang w:val="nn-NO"/>
              </w:rPr>
              <w:t>compensation</w:t>
            </w:r>
            <w:proofErr w:type="spellEnd"/>
            <w:r w:rsidRPr="00941F65">
              <w:rPr>
                <w:lang w:val="nn-NO"/>
              </w:rPr>
              <w:t xml:space="preserve"> is set at NOK 600,000.</w:t>
            </w:r>
          </w:p>
        </w:tc>
      </w:tr>
      <w:tr w:rsidR="00B352D3" w:rsidRPr="00A517A0" w14:paraId="59FF2474" w14:textId="77777777" w:rsidTr="00A517A0">
        <w:trPr>
          <w:trHeight w:val="455"/>
        </w:trPr>
        <w:tc>
          <w:tcPr>
            <w:tcW w:w="2500" w:type="pct"/>
            <w:tcBorders>
              <w:right w:val="single" w:sz="4" w:space="0" w:color="auto"/>
            </w:tcBorders>
          </w:tcPr>
          <w:p w14:paraId="58495DFB" w14:textId="162A0966" w:rsidR="00B352D3" w:rsidRPr="00A517A0" w:rsidRDefault="00B352D3" w:rsidP="00B352D3">
            <w:pPr>
              <w:jc w:val="center"/>
            </w:pPr>
            <w:r w:rsidRPr="00A517A0">
              <w:t>* * *</w:t>
            </w:r>
          </w:p>
        </w:tc>
        <w:tc>
          <w:tcPr>
            <w:tcW w:w="2500" w:type="pct"/>
            <w:tcBorders>
              <w:left w:val="single" w:sz="4" w:space="0" w:color="auto"/>
            </w:tcBorders>
          </w:tcPr>
          <w:p w14:paraId="11A74B44" w14:textId="65B7547C" w:rsidR="00B352D3" w:rsidRPr="00A517A0" w:rsidRDefault="00B352D3" w:rsidP="00B352D3">
            <w:pPr>
              <w:jc w:val="center"/>
            </w:pPr>
            <w:r w:rsidRPr="00A517A0">
              <w:t>* * *</w:t>
            </w:r>
          </w:p>
        </w:tc>
      </w:tr>
      <w:tr w:rsidR="00B352D3" w:rsidRPr="00C20FD0" w14:paraId="5C6E1086" w14:textId="77777777" w:rsidTr="00A517A0">
        <w:trPr>
          <w:trHeight w:val="703"/>
        </w:trPr>
        <w:tc>
          <w:tcPr>
            <w:tcW w:w="2500" w:type="pct"/>
            <w:tcBorders>
              <w:right w:val="single" w:sz="4" w:space="0" w:color="auto"/>
            </w:tcBorders>
          </w:tcPr>
          <w:p w14:paraId="5946FFD3" w14:textId="057CD29A" w:rsidR="00B352D3" w:rsidRPr="00A517A0" w:rsidRDefault="00B352D3" w:rsidP="00B352D3">
            <w:r>
              <w:t>Alle beslutninger var enstemmige. Møtet ble hevet.</w:t>
            </w:r>
          </w:p>
        </w:tc>
        <w:tc>
          <w:tcPr>
            <w:tcW w:w="2500" w:type="pct"/>
            <w:tcBorders>
              <w:left w:val="single" w:sz="4" w:space="0" w:color="auto"/>
            </w:tcBorders>
          </w:tcPr>
          <w:p w14:paraId="13D1386B" w14:textId="06948418" w:rsidR="00B352D3" w:rsidRPr="00931CD4" w:rsidRDefault="00B352D3" w:rsidP="00B352D3">
            <w:pPr>
              <w:rPr>
                <w:lang w:val="en-GB"/>
              </w:rPr>
            </w:pPr>
            <w:r w:rsidRPr="004000E6">
              <w:rPr>
                <w:lang w:val="en-GB"/>
              </w:rPr>
              <w:t>All decisions were unanimous. T</w:t>
            </w:r>
            <w:r>
              <w:rPr>
                <w:lang w:val="en-GB"/>
              </w:rPr>
              <w:t xml:space="preserve">he meeting was adjourned. </w:t>
            </w:r>
          </w:p>
        </w:tc>
      </w:tr>
      <w:tr w:rsidR="00B352D3" w:rsidRPr="00A517A0" w14:paraId="609FDCA0" w14:textId="77777777" w:rsidTr="00A517A0">
        <w:trPr>
          <w:trHeight w:val="465"/>
        </w:trPr>
        <w:tc>
          <w:tcPr>
            <w:tcW w:w="2500" w:type="pct"/>
            <w:tcBorders>
              <w:right w:val="single" w:sz="4" w:space="0" w:color="auto"/>
            </w:tcBorders>
          </w:tcPr>
          <w:p w14:paraId="4754D32C" w14:textId="6FDFE0B5" w:rsidR="00B352D3" w:rsidRDefault="00B352D3" w:rsidP="00B352D3">
            <w:pPr>
              <w:jc w:val="center"/>
            </w:pPr>
            <w:r>
              <w:t>* * *</w:t>
            </w:r>
          </w:p>
        </w:tc>
        <w:tc>
          <w:tcPr>
            <w:tcW w:w="2500" w:type="pct"/>
            <w:tcBorders>
              <w:left w:val="single" w:sz="4" w:space="0" w:color="auto"/>
            </w:tcBorders>
          </w:tcPr>
          <w:p w14:paraId="1C360D10" w14:textId="7ABC5FE2" w:rsidR="00B352D3" w:rsidRPr="004000E6" w:rsidRDefault="00B352D3" w:rsidP="00B352D3">
            <w:pPr>
              <w:jc w:val="center"/>
              <w:rPr>
                <w:lang w:val="en-GB"/>
              </w:rPr>
            </w:pPr>
            <w:r>
              <w:rPr>
                <w:lang w:val="en-GB"/>
              </w:rPr>
              <w:t>* * *</w:t>
            </w:r>
          </w:p>
        </w:tc>
      </w:tr>
      <w:tr w:rsidR="00B352D3" w:rsidRPr="00A517A0" w14:paraId="6F52D571" w14:textId="77777777" w:rsidTr="00A517A0">
        <w:trPr>
          <w:trHeight w:val="798"/>
        </w:trPr>
        <w:tc>
          <w:tcPr>
            <w:tcW w:w="5000" w:type="pct"/>
            <w:gridSpan w:val="2"/>
          </w:tcPr>
          <w:p w14:paraId="5E2637B0" w14:textId="41FCFA6A" w:rsidR="00B352D3" w:rsidRDefault="00B352D3" w:rsidP="00B352D3">
            <w:pPr>
              <w:pStyle w:val="Brdtekst"/>
              <w:jc w:val="center"/>
              <w:rPr>
                <w:rFonts w:asciiTheme="majorHAnsi" w:hAnsiTheme="majorHAnsi"/>
                <w:sz w:val="21"/>
                <w:szCs w:val="21"/>
                <w:lang w:val="en-GB"/>
              </w:rPr>
            </w:pPr>
            <w:r w:rsidRPr="008779F7">
              <w:rPr>
                <w:rFonts w:asciiTheme="majorHAnsi" w:hAnsiTheme="majorHAnsi"/>
                <w:i/>
                <w:sz w:val="21"/>
                <w:szCs w:val="21"/>
                <w:lang w:val="en-US"/>
              </w:rPr>
              <w:t>[</w:t>
            </w:r>
            <w:proofErr w:type="spellStart"/>
            <w:r w:rsidRPr="008779F7">
              <w:rPr>
                <w:rFonts w:asciiTheme="majorHAnsi" w:hAnsiTheme="majorHAnsi"/>
                <w:i/>
                <w:sz w:val="21"/>
                <w:szCs w:val="21"/>
                <w:lang w:val="en-US"/>
              </w:rPr>
              <w:t>Separat</w:t>
            </w:r>
            <w:proofErr w:type="spellEnd"/>
            <w:r w:rsidRPr="008779F7">
              <w:rPr>
                <w:rFonts w:asciiTheme="majorHAnsi" w:hAnsiTheme="majorHAnsi"/>
                <w:i/>
                <w:sz w:val="21"/>
                <w:szCs w:val="21"/>
                <w:lang w:val="en-US"/>
              </w:rPr>
              <w:t xml:space="preserve"> </w:t>
            </w:r>
            <w:proofErr w:type="spellStart"/>
            <w:r w:rsidRPr="008779F7">
              <w:rPr>
                <w:rFonts w:asciiTheme="majorHAnsi" w:hAnsiTheme="majorHAnsi"/>
                <w:i/>
                <w:sz w:val="21"/>
                <w:szCs w:val="21"/>
                <w:lang w:val="en-US"/>
              </w:rPr>
              <w:t>signaturside</w:t>
            </w:r>
            <w:proofErr w:type="spellEnd"/>
            <w:r w:rsidRPr="008779F7">
              <w:rPr>
                <w:rFonts w:asciiTheme="majorHAnsi" w:hAnsiTheme="majorHAnsi"/>
                <w:i/>
                <w:sz w:val="21"/>
                <w:szCs w:val="21"/>
                <w:lang w:val="en-US"/>
              </w:rPr>
              <w:t xml:space="preserve"> </w:t>
            </w:r>
            <w:proofErr w:type="spellStart"/>
            <w:r w:rsidRPr="008779F7">
              <w:rPr>
                <w:rFonts w:asciiTheme="majorHAnsi" w:hAnsiTheme="majorHAnsi"/>
                <w:i/>
                <w:sz w:val="21"/>
                <w:szCs w:val="21"/>
                <w:lang w:val="en-US"/>
              </w:rPr>
              <w:t>følger</w:t>
            </w:r>
            <w:proofErr w:type="spellEnd"/>
            <w:r w:rsidRPr="008779F7">
              <w:rPr>
                <w:rFonts w:asciiTheme="majorHAnsi" w:hAnsiTheme="majorHAnsi"/>
                <w:i/>
                <w:sz w:val="21"/>
                <w:szCs w:val="21"/>
                <w:lang w:val="en-US"/>
              </w:rPr>
              <w:t xml:space="preserve"> / Separate signature page follows]</w:t>
            </w:r>
            <w:r w:rsidRPr="008779F7">
              <w:rPr>
                <w:rFonts w:asciiTheme="majorHAnsi" w:hAnsiTheme="majorHAnsi"/>
                <w:sz w:val="21"/>
                <w:szCs w:val="21"/>
                <w:lang w:val="en-GB"/>
              </w:rPr>
              <w:t xml:space="preserve"> </w:t>
            </w:r>
          </w:p>
          <w:p w14:paraId="211F99BD" w14:textId="77777777" w:rsidR="00B352D3" w:rsidRDefault="00B352D3" w:rsidP="00B352D3">
            <w:pPr>
              <w:pStyle w:val="Brdtekst"/>
              <w:jc w:val="center"/>
              <w:rPr>
                <w:rFonts w:asciiTheme="majorHAnsi" w:hAnsiTheme="majorHAnsi"/>
                <w:sz w:val="21"/>
                <w:szCs w:val="21"/>
                <w:lang w:val="en-GB"/>
              </w:rPr>
            </w:pPr>
          </w:p>
          <w:p w14:paraId="116F2107" w14:textId="77777777" w:rsidR="00B352D3" w:rsidRDefault="00B352D3" w:rsidP="00B352D3">
            <w:pPr>
              <w:jc w:val="center"/>
              <w:rPr>
                <w:lang w:val="en-GB"/>
              </w:rPr>
            </w:pPr>
          </w:p>
        </w:tc>
      </w:tr>
    </w:tbl>
    <w:p w14:paraId="37A26F88" w14:textId="77777777" w:rsidR="007C02FF" w:rsidRDefault="007C02FF">
      <w:pPr>
        <w:rPr>
          <w:ins w:id="0" w:author="SVW" w:date="2023-11-13T12:03:00Z"/>
        </w:rPr>
      </w:pPr>
      <w:ins w:id="1" w:author="SVW" w:date="2023-11-13T12:03:00Z">
        <w:r>
          <w:br w:type="page"/>
        </w:r>
      </w:ins>
    </w:p>
    <w:tbl>
      <w:tblPr>
        <w:tblStyle w:val="Tabellrutenet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
        <w:gridCol w:w="5126"/>
        <w:gridCol w:w="5233"/>
      </w:tblGrid>
      <w:tr w:rsidR="00266E91" w:rsidRPr="00C20FD0" w14:paraId="6E436A61" w14:textId="77777777" w:rsidTr="00A517A0">
        <w:trPr>
          <w:trHeight w:val="798"/>
        </w:trPr>
        <w:tc>
          <w:tcPr>
            <w:tcW w:w="5000" w:type="pct"/>
            <w:gridSpan w:val="3"/>
          </w:tcPr>
          <w:p w14:paraId="16FF376B" w14:textId="5EB0971F" w:rsidR="00266E91" w:rsidRPr="00101C0B" w:rsidRDefault="00266E91" w:rsidP="00266E91">
            <w:pPr>
              <w:spacing w:line="240" w:lineRule="auto"/>
              <w:jc w:val="center"/>
              <w:rPr>
                <w:rFonts w:asciiTheme="majorHAnsi" w:hAnsiTheme="majorHAnsi"/>
                <w:szCs w:val="21"/>
                <w:lang w:val="en-US"/>
              </w:rPr>
            </w:pPr>
            <w:r w:rsidRPr="00101C0B">
              <w:rPr>
                <w:rFonts w:asciiTheme="majorHAnsi" w:hAnsiTheme="majorHAnsi"/>
                <w:i/>
                <w:szCs w:val="21"/>
                <w:lang w:val="en-US"/>
              </w:rPr>
              <w:lastRenderedPageBreak/>
              <w:t>[</w:t>
            </w:r>
            <w:proofErr w:type="spellStart"/>
            <w:r w:rsidRPr="00101C0B">
              <w:rPr>
                <w:rFonts w:asciiTheme="majorHAnsi" w:hAnsiTheme="majorHAnsi"/>
                <w:i/>
                <w:szCs w:val="21"/>
                <w:lang w:val="en-US"/>
              </w:rPr>
              <w:t>Signaturside</w:t>
            </w:r>
            <w:proofErr w:type="spellEnd"/>
            <w:r w:rsidRPr="00101C0B">
              <w:rPr>
                <w:rFonts w:asciiTheme="majorHAnsi" w:hAnsiTheme="majorHAnsi"/>
                <w:i/>
                <w:szCs w:val="21"/>
                <w:lang w:val="en-US"/>
              </w:rPr>
              <w:t xml:space="preserve"> </w:t>
            </w:r>
            <w:proofErr w:type="spellStart"/>
            <w:r w:rsidRPr="00101C0B">
              <w:rPr>
                <w:rFonts w:asciiTheme="majorHAnsi" w:hAnsiTheme="majorHAnsi"/>
                <w:i/>
                <w:iCs/>
                <w:szCs w:val="21"/>
                <w:lang w:val="en-US"/>
              </w:rPr>
              <w:t>Ferdocean</w:t>
            </w:r>
            <w:proofErr w:type="spellEnd"/>
            <w:r w:rsidRPr="00101C0B">
              <w:rPr>
                <w:rFonts w:asciiTheme="majorHAnsi" w:hAnsiTheme="majorHAnsi"/>
                <w:i/>
                <w:iCs/>
                <w:szCs w:val="21"/>
                <w:lang w:val="en-US"/>
              </w:rPr>
              <w:t xml:space="preserve"> Shipping AS</w:t>
            </w:r>
            <w:r w:rsidRPr="00101C0B">
              <w:rPr>
                <w:rFonts w:asciiTheme="majorHAnsi" w:hAnsiTheme="majorHAnsi"/>
                <w:i/>
                <w:szCs w:val="21"/>
                <w:lang w:val="en-US"/>
              </w:rPr>
              <w:t>/</w:t>
            </w:r>
          </w:p>
          <w:p w14:paraId="3A1261EC" w14:textId="6D295323" w:rsidR="00266E91" w:rsidRPr="00A517A0" w:rsidRDefault="00266E91" w:rsidP="00266E91">
            <w:pPr>
              <w:pStyle w:val="Brdtekst"/>
              <w:jc w:val="center"/>
              <w:rPr>
                <w:rFonts w:asciiTheme="majorHAnsi" w:hAnsiTheme="majorHAnsi"/>
                <w:i/>
                <w:sz w:val="21"/>
                <w:szCs w:val="21"/>
                <w:lang w:val="en-GB"/>
              </w:rPr>
            </w:pPr>
            <w:r w:rsidRPr="008779F7">
              <w:rPr>
                <w:rFonts w:asciiTheme="majorHAnsi" w:hAnsiTheme="majorHAnsi"/>
                <w:i/>
                <w:sz w:val="21"/>
                <w:szCs w:val="21"/>
                <w:lang w:val="en-GB"/>
              </w:rPr>
              <w:t xml:space="preserve">Signature </w:t>
            </w:r>
            <w:r w:rsidRPr="00A517A0">
              <w:rPr>
                <w:rFonts w:asciiTheme="majorHAnsi" w:hAnsiTheme="majorHAnsi"/>
                <w:i/>
                <w:sz w:val="21"/>
                <w:szCs w:val="21"/>
                <w:lang w:val="en-GB"/>
              </w:rPr>
              <w:t xml:space="preserve">page </w:t>
            </w:r>
            <w:r w:rsidRPr="00A517A0">
              <w:rPr>
                <w:rFonts w:asciiTheme="majorHAnsi" w:hAnsiTheme="majorHAnsi"/>
                <w:i/>
                <w:iCs/>
                <w:sz w:val="21"/>
                <w:szCs w:val="21"/>
                <w:lang w:val="en-US"/>
              </w:rPr>
              <w:t>Ferdocean Shipping AS</w:t>
            </w:r>
            <w:r w:rsidRPr="008779F7">
              <w:rPr>
                <w:rFonts w:asciiTheme="majorHAnsi" w:hAnsiTheme="majorHAnsi"/>
                <w:i/>
                <w:sz w:val="21"/>
                <w:szCs w:val="21"/>
                <w:lang w:val="en-GB"/>
              </w:rPr>
              <w:t>]</w:t>
            </w:r>
          </w:p>
        </w:tc>
      </w:tr>
      <w:tr w:rsidR="00266E91" w:rsidRPr="007E40F7" w14:paraId="189B4F8E" w14:textId="77777777" w:rsidTr="00266E91">
        <w:trPr>
          <w:gridBefore w:val="1"/>
          <w:wBefore w:w="51" w:type="pct"/>
        </w:trPr>
        <w:tc>
          <w:tcPr>
            <w:tcW w:w="2449" w:type="pct"/>
            <w:hideMark/>
          </w:tcPr>
          <w:p w14:paraId="0E528A95" w14:textId="77777777" w:rsidR="00266E91" w:rsidRDefault="00266E91" w:rsidP="00266E91">
            <w:pPr>
              <w:tabs>
                <w:tab w:val="left" w:pos="567"/>
                <w:tab w:val="left" w:pos="4713"/>
              </w:tabs>
              <w:jc w:val="center"/>
              <w:rPr>
                <w:szCs w:val="21"/>
                <w:lang w:val="en-US"/>
              </w:rPr>
            </w:pPr>
          </w:p>
          <w:p w14:paraId="0F9B3645" w14:textId="77777777" w:rsidR="00266E91" w:rsidRDefault="00266E91" w:rsidP="00266E91">
            <w:pPr>
              <w:tabs>
                <w:tab w:val="left" w:pos="567"/>
                <w:tab w:val="left" w:pos="4713"/>
              </w:tabs>
              <w:jc w:val="center"/>
              <w:rPr>
                <w:szCs w:val="21"/>
                <w:lang w:val="en-US"/>
              </w:rPr>
            </w:pPr>
          </w:p>
          <w:p w14:paraId="507DBB20" w14:textId="77777777" w:rsidR="00266E91" w:rsidRDefault="00266E91" w:rsidP="00266E91">
            <w:pPr>
              <w:tabs>
                <w:tab w:val="left" w:pos="567"/>
                <w:tab w:val="left" w:pos="4713"/>
              </w:tabs>
              <w:jc w:val="center"/>
              <w:rPr>
                <w:szCs w:val="21"/>
                <w:lang w:val="en-US"/>
              </w:rPr>
            </w:pPr>
          </w:p>
          <w:p w14:paraId="02808E19" w14:textId="77777777" w:rsidR="00266E91" w:rsidRDefault="00266E91" w:rsidP="00266E91">
            <w:pPr>
              <w:tabs>
                <w:tab w:val="left" w:pos="567"/>
                <w:tab w:val="left" w:pos="4713"/>
              </w:tabs>
              <w:jc w:val="center"/>
              <w:rPr>
                <w:szCs w:val="21"/>
                <w:lang w:val="en-US"/>
              </w:rPr>
            </w:pPr>
            <w:r>
              <w:rPr>
                <w:szCs w:val="21"/>
                <w:lang w:val="en-US"/>
              </w:rPr>
              <w:t>_______________________________________</w:t>
            </w:r>
          </w:p>
          <w:p w14:paraId="18974C05" w14:textId="27165538" w:rsidR="007E40F7" w:rsidRDefault="007E40F7" w:rsidP="00266E91">
            <w:pPr>
              <w:tabs>
                <w:tab w:val="left" w:pos="567"/>
                <w:tab w:val="left" w:pos="4713"/>
              </w:tabs>
              <w:jc w:val="center"/>
              <w:rPr>
                <w:shd w:val="clear" w:color="auto" w:fill="FFFFFF"/>
                <w:lang w:val="en-US"/>
              </w:rPr>
            </w:pPr>
            <w:r>
              <w:rPr>
                <w:shd w:val="clear" w:color="auto" w:fill="FFFFFF"/>
                <w:lang w:val="en-US"/>
              </w:rPr>
              <w:t>Tore Ausland</w:t>
            </w:r>
          </w:p>
          <w:p w14:paraId="34CCD09B" w14:textId="5E23A5AA" w:rsidR="00266E91" w:rsidRDefault="00266E91" w:rsidP="00266E91">
            <w:pPr>
              <w:tabs>
                <w:tab w:val="left" w:pos="567"/>
                <w:tab w:val="left" w:pos="4713"/>
              </w:tabs>
              <w:jc w:val="center"/>
              <w:rPr>
                <w:szCs w:val="21"/>
                <w:lang w:val="en-US"/>
              </w:rPr>
            </w:pPr>
            <w:proofErr w:type="spellStart"/>
            <w:r>
              <w:rPr>
                <w:szCs w:val="21"/>
                <w:lang w:val="en-GB"/>
              </w:rPr>
              <w:t>Møteleder</w:t>
            </w:r>
            <w:proofErr w:type="spellEnd"/>
            <w:r>
              <w:rPr>
                <w:szCs w:val="21"/>
                <w:lang w:val="en-GB"/>
              </w:rPr>
              <w:t xml:space="preserve"> </w:t>
            </w:r>
          </w:p>
        </w:tc>
        <w:tc>
          <w:tcPr>
            <w:tcW w:w="2500" w:type="pct"/>
            <w:hideMark/>
          </w:tcPr>
          <w:p w14:paraId="306B8FB2" w14:textId="77777777" w:rsidR="00266E91" w:rsidRPr="00D22A87" w:rsidRDefault="00266E91" w:rsidP="00266E91">
            <w:pPr>
              <w:tabs>
                <w:tab w:val="left" w:pos="567"/>
                <w:tab w:val="left" w:pos="4713"/>
              </w:tabs>
              <w:jc w:val="center"/>
              <w:rPr>
                <w:szCs w:val="21"/>
                <w:lang w:val="en-US"/>
              </w:rPr>
            </w:pPr>
          </w:p>
          <w:p w14:paraId="29745AC9" w14:textId="77777777" w:rsidR="00266E91" w:rsidRPr="00D22A87" w:rsidRDefault="00266E91" w:rsidP="00266E91">
            <w:pPr>
              <w:tabs>
                <w:tab w:val="left" w:pos="567"/>
                <w:tab w:val="left" w:pos="4713"/>
              </w:tabs>
              <w:jc w:val="center"/>
              <w:rPr>
                <w:szCs w:val="21"/>
                <w:lang w:val="en-US"/>
              </w:rPr>
            </w:pPr>
          </w:p>
          <w:p w14:paraId="6FCB908E" w14:textId="77777777" w:rsidR="00266E91" w:rsidRPr="00D22A87" w:rsidRDefault="00266E91" w:rsidP="00266E91">
            <w:pPr>
              <w:tabs>
                <w:tab w:val="left" w:pos="567"/>
                <w:tab w:val="left" w:pos="4713"/>
              </w:tabs>
              <w:jc w:val="center"/>
              <w:rPr>
                <w:szCs w:val="21"/>
                <w:lang w:val="en-US"/>
              </w:rPr>
            </w:pPr>
          </w:p>
          <w:p w14:paraId="6F7598FC" w14:textId="77777777" w:rsidR="00266E91" w:rsidRPr="005C7D67" w:rsidRDefault="00266E91" w:rsidP="00266E91">
            <w:pPr>
              <w:tabs>
                <w:tab w:val="left" w:pos="567"/>
                <w:tab w:val="left" w:pos="4713"/>
              </w:tabs>
              <w:jc w:val="center"/>
              <w:rPr>
                <w:szCs w:val="21"/>
                <w:lang w:val="en-US"/>
              </w:rPr>
            </w:pPr>
            <w:r w:rsidRPr="005C7D67">
              <w:rPr>
                <w:szCs w:val="21"/>
                <w:lang w:val="en-US"/>
              </w:rPr>
              <w:t>_______________________________________</w:t>
            </w:r>
          </w:p>
          <w:p w14:paraId="0D7AF010" w14:textId="46732475" w:rsidR="00266E91" w:rsidRPr="007E40F7" w:rsidRDefault="007E40F7" w:rsidP="00266E91">
            <w:pPr>
              <w:tabs>
                <w:tab w:val="left" w:pos="567"/>
              </w:tabs>
              <w:jc w:val="center"/>
              <w:rPr>
                <w:rFonts w:asciiTheme="majorHAnsi" w:hAnsiTheme="majorHAnsi"/>
                <w:szCs w:val="21"/>
                <w:lang w:val="en-GB"/>
              </w:rPr>
            </w:pPr>
            <w:r>
              <w:rPr>
                <w:rFonts w:asciiTheme="majorHAnsi" w:hAnsiTheme="majorHAnsi"/>
                <w:szCs w:val="21"/>
                <w:lang w:val="en-GB"/>
              </w:rPr>
              <w:t>Preben Gulliksen</w:t>
            </w:r>
          </w:p>
          <w:p w14:paraId="40585AAC" w14:textId="77777777" w:rsidR="00266E91" w:rsidRPr="00E52E90" w:rsidRDefault="00266E91" w:rsidP="00266E91">
            <w:pPr>
              <w:tabs>
                <w:tab w:val="left" w:pos="567"/>
              </w:tabs>
              <w:jc w:val="center"/>
              <w:rPr>
                <w:szCs w:val="21"/>
                <w:lang w:val="en-US"/>
              </w:rPr>
            </w:pPr>
            <w:proofErr w:type="spellStart"/>
            <w:r w:rsidRPr="00E52E90">
              <w:rPr>
                <w:szCs w:val="21"/>
                <w:lang w:val="en-US"/>
              </w:rPr>
              <w:t>Medundertegner</w:t>
            </w:r>
            <w:proofErr w:type="spellEnd"/>
            <w:r w:rsidRPr="00E52E90">
              <w:rPr>
                <w:szCs w:val="21"/>
                <w:lang w:val="en-US"/>
              </w:rPr>
              <w:t xml:space="preserve"> / Co-signatory</w:t>
            </w:r>
          </w:p>
        </w:tc>
      </w:tr>
    </w:tbl>
    <w:p w14:paraId="1947B09D" w14:textId="77777777" w:rsidR="00A517A0" w:rsidRPr="00E52E90" w:rsidRDefault="00A517A0" w:rsidP="00A517A0">
      <w:pPr>
        <w:rPr>
          <w:lang w:val="en-US"/>
        </w:rPr>
      </w:pPr>
    </w:p>
    <w:p w14:paraId="6E4F2916" w14:textId="65674698" w:rsidR="00A517A0" w:rsidRDefault="00A517A0" w:rsidP="00A517A0">
      <w:pPr>
        <w:rPr>
          <w:lang w:val="en-US"/>
        </w:rPr>
      </w:pPr>
    </w:p>
    <w:p w14:paraId="460C302D" w14:textId="77777777" w:rsidR="008957FC" w:rsidRPr="00E52E90" w:rsidRDefault="008957FC" w:rsidP="00A517A0">
      <w:pPr>
        <w:rPr>
          <w:lang w:val="en-US"/>
        </w:rPr>
      </w:pP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34"/>
        <w:gridCol w:w="5234"/>
      </w:tblGrid>
      <w:tr w:rsidR="00A517A0" w:rsidRPr="00093C49" w14:paraId="46415440" w14:textId="77777777" w:rsidTr="00720C06">
        <w:tc>
          <w:tcPr>
            <w:tcW w:w="2500" w:type="pct"/>
            <w:tcBorders>
              <w:bottom w:val="nil"/>
            </w:tcBorders>
          </w:tcPr>
          <w:p w14:paraId="6DE817B7" w14:textId="77777777" w:rsidR="00A517A0" w:rsidRPr="00093C49" w:rsidRDefault="00A517A0" w:rsidP="00720C06">
            <w:pPr>
              <w:pStyle w:val="Brdtekst"/>
              <w:spacing w:after="120" w:line="264" w:lineRule="exact"/>
              <w:jc w:val="center"/>
              <w:rPr>
                <w:rFonts w:ascii="Cambria" w:hAnsi="Cambria"/>
                <w:sz w:val="21"/>
                <w:szCs w:val="21"/>
                <w:lang w:val="en-GB"/>
              </w:rPr>
            </w:pPr>
            <w:r w:rsidRPr="00093C49">
              <w:rPr>
                <w:rFonts w:ascii="Cambria" w:hAnsi="Cambria"/>
                <w:b/>
                <w:sz w:val="21"/>
                <w:szCs w:val="21"/>
              </w:rPr>
              <w:t>Vedlegg</w:t>
            </w:r>
          </w:p>
        </w:tc>
        <w:tc>
          <w:tcPr>
            <w:tcW w:w="2500" w:type="pct"/>
            <w:tcBorders>
              <w:bottom w:val="nil"/>
            </w:tcBorders>
          </w:tcPr>
          <w:p w14:paraId="7BE2C8E1" w14:textId="77777777" w:rsidR="00A517A0" w:rsidRPr="00093C49" w:rsidRDefault="00A517A0" w:rsidP="00720C06">
            <w:pPr>
              <w:pStyle w:val="Brdtekst"/>
              <w:spacing w:after="120" w:line="264" w:lineRule="exact"/>
              <w:jc w:val="center"/>
              <w:rPr>
                <w:rFonts w:ascii="Cambria" w:hAnsi="Cambria"/>
                <w:sz w:val="21"/>
                <w:szCs w:val="21"/>
                <w:lang w:val="en-GB"/>
              </w:rPr>
            </w:pPr>
            <w:r>
              <w:rPr>
                <w:rFonts w:ascii="Cambria" w:hAnsi="Cambria"/>
                <w:b/>
                <w:sz w:val="21"/>
                <w:szCs w:val="21"/>
                <w:lang w:val="en-GB"/>
              </w:rPr>
              <w:t>A</w:t>
            </w:r>
            <w:r w:rsidRPr="00093C49">
              <w:rPr>
                <w:rFonts w:ascii="Cambria" w:hAnsi="Cambria"/>
                <w:b/>
                <w:sz w:val="21"/>
                <w:szCs w:val="21"/>
                <w:lang w:val="en-GB"/>
              </w:rPr>
              <w:t>ppendices</w:t>
            </w:r>
            <w:r>
              <w:rPr>
                <w:rFonts w:ascii="Cambria" w:hAnsi="Cambria"/>
                <w:b/>
                <w:sz w:val="21"/>
                <w:szCs w:val="21"/>
                <w:lang w:val="en-GB"/>
              </w:rPr>
              <w:t xml:space="preserve"> </w:t>
            </w:r>
          </w:p>
        </w:tc>
      </w:tr>
      <w:tr w:rsidR="00A517A0" w:rsidRPr="00C20FD0" w14:paraId="13D0ED92" w14:textId="77777777" w:rsidTr="00720C06">
        <w:tc>
          <w:tcPr>
            <w:tcW w:w="2500" w:type="pct"/>
            <w:tcBorders>
              <w:right w:val="single" w:sz="4" w:space="0" w:color="auto"/>
            </w:tcBorders>
          </w:tcPr>
          <w:p w14:paraId="534A0679" w14:textId="77777777" w:rsidR="00A517A0" w:rsidRPr="00445B40" w:rsidRDefault="00A517A0" w:rsidP="00720C06">
            <w:pPr>
              <w:pStyle w:val="Brdtekst"/>
              <w:spacing w:after="120" w:line="264" w:lineRule="exact"/>
              <w:rPr>
                <w:rFonts w:ascii="Cambria" w:hAnsi="Cambria"/>
                <w:b/>
                <w:bCs/>
                <w:sz w:val="20"/>
                <w:szCs w:val="20"/>
              </w:rPr>
            </w:pPr>
            <w:r w:rsidRPr="00DA38C6">
              <w:rPr>
                <w:rFonts w:ascii="Cambria" w:hAnsi="Cambria"/>
                <w:b/>
                <w:bCs/>
                <w:sz w:val="20"/>
                <w:szCs w:val="20"/>
              </w:rPr>
              <w:t>Vedlegg 1</w:t>
            </w:r>
            <w:r w:rsidRPr="00DA38C6">
              <w:rPr>
                <w:rFonts w:ascii="Cambria" w:hAnsi="Cambria"/>
                <w:sz w:val="20"/>
                <w:szCs w:val="20"/>
              </w:rPr>
              <w:t xml:space="preserve">: </w:t>
            </w:r>
            <w:r w:rsidRPr="008E1E6C">
              <w:rPr>
                <w:rFonts w:asciiTheme="majorHAnsi" w:hAnsiTheme="majorHAnsi"/>
                <w:sz w:val="20"/>
                <w:szCs w:val="20"/>
              </w:rPr>
              <w:t>Fortegnelsen over møtende aksjeeiere, inkludert antall aksjer og stemmer representert</w:t>
            </w:r>
          </w:p>
        </w:tc>
        <w:tc>
          <w:tcPr>
            <w:tcW w:w="2500" w:type="pct"/>
            <w:tcBorders>
              <w:left w:val="single" w:sz="4" w:space="0" w:color="auto"/>
            </w:tcBorders>
          </w:tcPr>
          <w:p w14:paraId="59E72706" w14:textId="77777777" w:rsidR="00A517A0" w:rsidRPr="00DA38C6" w:rsidRDefault="00A517A0" w:rsidP="00720C06">
            <w:pPr>
              <w:pStyle w:val="Brdtekst"/>
              <w:spacing w:after="120" w:line="264" w:lineRule="exact"/>
              <w:rPr>
                <w:rFonts w:ascii="Cambria" w:hAnsi="Cambria"/>
                <w:b/>
                <w:bCs/>
                <w:sz w:val="20"/>
                <w:szCs w:val="20"/>
                <w:lang w:val="en-US"/>
              </w:rPr>
            </w:pPr>
            <w:r w:rsidRPr="00DA38C6">
              <w:rPr>
                <w:rFonts w:ascii="Cambria" w:hAnsi="Cambria"/>
                <w:b/>
                <w:bCs/>
                <w:sz w:val="20"/>
                <w:szCs w:val="20"/>
                <w:lang w:val="en-US"/>
              </w:rPr>
              <w:t>Appendix</w:t>
            </w:r>
            <w:r w:rsidRPr="00DA38C6">
              <w:rPr>
                <w:rFonts w:ascii="Cambria" w:hAnsi="Cambria"/>
                <w:sz w:val="20"/>
                <w:szCs w:val="20"/>
                <w:lang w:val="en-GB"/>
              </w:rPr>
              <w:t xml:space="preserve"> </w:t>
            </w:r>
            <w:r w:rsidRPr="00DA38C6">
              <w:rPr>
                <w:rFonts w:ascii="Cambria" w:hAnsi="Cambria"/>
                <w:b/>
                <w:bCs/>
                <w:sz w:val="20"/>
                <w:szCs w:val="20"/>
                <w:lang w:val="en-GB"/>
              </w:rPr>
              <w:t>1</w:t>
            </w:r>
            <w:r w:rsidRPr="00DA38C6">
              <w:rPr>
                <w:rFonts w:ascii="Cambria" w:hAnsi="Cambria"/>
                <w:sz w:val="20"/>
                <w:szCs w:val="20"/>
                <w:lang w:val="en-GB"/>
              </w:rPr>
              <w:t xml:space="preserve">: </w:t>
            </w:r>
            <w:r w:rsidRPr="008E1E6C">
              <w:rPr>
                <w:rFonts w:asciiTheme="majorHAnsi" w:hAnsiTheme="majorHAnsi"/>
                <w:sz w:val="20"/>
                <w:szCs w:val="20"/>
                <w:lang w:val="en-GB"/>
              </w:rPr>
              <w:t>Record of attending shareholders, including the number of shares and votes represented.</w:t>
            </w:r>
          </w:p>
        </w:tc>
      </w:tr>
      <w:tr w:rsidR="00A517A0" w:rsidRPr="00C20FD0" w14:paraId="521F6197" w14:textId="77777777" w:rsidTr="00720C06">
        <w:tc>
          <w:tcPr>
            <w:tcW w:w="2500" w:type="pct"/>
            <w:tcBorders>
              <w:right w:val="single" w:sz="4" w:space="0" w:color="auto"/>
            </w:tcBorders>
          </w:tcPr>
          <w:p w14:paraId="02FB3CB2" w14:textId="3178AE87" w:rsidR="00A517A0" w:rsidRPr="00A671CF" w:rsidRDefault="00A517A0" w:rsidP="00A517A0">
            <w:pPr>
              <w:pStyle w:val="Brdtekst"/>
              <w:spacing w:after="120" w:line="264" w:lineRule="exact"/>
              <w:rPr>
                <w:rFonts w:ascii="Cambria" w:hAnsi="Cambria"/>
                <w:sz w:val="20"/>
              </w:rPr>
            </w:pPr>
            <w:r w:rsidRPr="00A671CF">
              <w:rPr>
                <w:rFonts w:ascii="Cambria" w:hAnsi="Cambria"/>
                <w:b/>
                <w:bCs/>
                <w:sz w:val="20"/>
              </w:rPr>
              <w:t>Vedlegg 2</w:t>
            </w:r>
            <w:r w:rsidRPr="00A671CF">
              <w:rPr>
                <w:rFonts w:ascii="Cambria" w:hAnsi="Cambria"/>
                <w:sz w:val="20"/>
              </w:rPr>
              <w:t>: Oversikt over personer som gis rett til å tegne det konvertible lånet</w:t>
            </w:r>
            <w:r w:rsidR="003E68BC" w:rsidRPr="00A671CF">
              <w:rPr>
                <w:rFonts w:ascii="Cambria" w:hAnsi="Cambria"/>
                <w:sz w:val="20"/>
              </w:rPr>
              <w:t xml:space="preserve"> på NOK 1 968</w:t>
            </w:r>
            <w:r w:rsidR="00897554" w:rsidRPr="00A671CF">
              <w:rPr>
                <w:rFonts w:ascii="Cambria" w:hAnsi="Cambria"/>
                <w:sz w:val="20"/>
              </w:rPr>
              <w:t> </w:t>
            </w:r>
            <w:r w:rsidR="003E68BC" w:rsidRPr="00A671CF">
              <w:rPr>
                <w:rFonts w:ascii="Cambria" w:hAnsi="Cambria"/>
                <w:sz w:val="20"/>
              </w:rPr>
              <w:t>000</w:t>
            </w:r>
            <w:r w:rsidR="00897554" w:rsidRPr="00A671CF">
              <w:rPr>
                <w:rFonts w:ascii="Cambria" w:hAnsi="Cambria"/>
                <w:sz w:val="20"/>
              </w:rPr>
              <w:t>, Ref punkt 3.2</w:t>
            </w:r>
          </w:p>
          <w:p w14:paraId="40FFF732" w14:textId="3981A5B4" w:rsidR="00872FB7" w:rsidRPr="00A671CF" w:rsidRDefault="00872FB7" w:rsidP="00872FB7">
            <w:pPr>
              <w:pStyle w:val="Brdtekst"/>
              <w:spacing w:after="120" w:line="264" w:lineRule="exact"/>
              <w:rPr>
                <w:rFonts w:ascii="Cambria" w:hAnsi="Cambria"/>
                <w:sz w:val="20"/>
              </w:rPr>
            </w:pPr>
            <w:r w:rsidRPr="00A671CF">
              <w:rPr>
                <w:rFonts w:ascii="Cambria" w:hAnsi="Cambria"/>
                <w:b/>
                <w:bCs/>
                <w:sz w:val="20"/>
              </w:rPr>
              <w:t>Vedlegg 3</w:t>
            </w:r>
            <w:r w:rsidRPr="00A671CF">
              <w:rPr>
                <w:rFonts w:ascii="Cambria" w:hAnsi="Cambria"/>
                <w:sz w:val="20"/>
              </w:rPr>
              <w:t xml:space="preserve">: Oversikt over personer som gis rett til å tegne det konvertible lånet på NOK 750 000, Ref </w:t>
            </w:r>
            <w:r w:rsidR="00897554" w:rsidRPr="00A671CF">
              <w:rPr>
                <w:rFonts w:ascii="Cambria" w:hAnsi="Cambria"/>
                <w:sz w:val="20"/>
              </w:rPr>
              <w:t>punkt 3.3</w:t>
            </w:r>
          </w:p>
          <w:p w14:paraId="2DFDEB21" w14:textId="77777777" w:rsidR="00872FB7" w:rsidRPr="00A671CF" w:rsidRDefault="00872FB7" w:rsidP="00A517A0">
            <w:pPr>
              <w:pStyle w:val="Brdtekst"/>
              <w:spacing w:after="120" w:line="264" w:lineRule="exact"/>
              <w:rPr>
                <w:rFonts w:ascii="Cambria" w:hAnsi="Cambria"/>
                <w:sz w:val="20"/>
              </w:rPr>
            </w:pPr>
          </w:p>
          <w:p w14:paraId="5136AC17" w14:textId="6579EF5A" w:rsidR="004175C9" w:rsidRPr="00A671CF" w:rsidRDefault="004175C9" w:rsidP="00A517A0">
            <w:pPr>
              <w:pStyle w:val="Brdtekst"/>
              <w:spacing w:after="120" w:line="264" w:lineRule="exact"/>
              <w:rPr>
                <w:rFonts w:ascii="Cambria" w:hAnsi="Cambria"/>
                <w:sz w:val="20"/>
                <w:szCs w:val="20"/>
              </w:rPr>
            </w:pPr>
          </w:p>
        </w:tc>
        <w:tc>
          <w:tcPr>
            <w:tcW w:w="2500" w:type="pct"/>
            <w:tcBorders>
              <w:left w:val="single" w:sz="4" w:space="0" w:color="auto"/>
            </w:tcBorders>
          </w:tcPr>
          <w:p w14:paraId="286EB29B" w14:textId="25F9E0FA" w:rsidR="00A517A0" w:rsidRPr="00A671CF" w:rsidRDefault="00A517A0" w:rsidP="00A517A0">
            <w:pPr>
              <w:pStyle w:val="Brdtekst"/>
              <w:spacing w:after="120" w:line="264" w:lineRule="exact"/>
              <w:rPr>
                <w:rFonts w:ascii="Cambria" w:hAnsi="Cambria"/>
                <w:sz w:val="20"/>
                <w:lang w:val="en-GB"/>
              </w:rPr>
            </w:pPr>
            <w:r w:rsidRPr="00A671CF">
              <w:rPr>
                <w:rFonts w:ascii="Cambria" w:hAnsi="Cambria"/>
                <w:b/>
                <w:bCs/>
                <w:sz w:val="20"/>
                <w:lang w:val="en-US"/>
              </w:rPr>
              <w:t>Appendix</w:t>
            </w:r>
            <w:r w:rsidRPr="00A671CF">
              <w:rPr>
                <w:rFonts w:ascii="Cambria" w:hAnsi="Cambria"/>
                <w:sz w:val="20"/>
                <w:lang w:val="en-GB"/>
              </w:rPr>
              <w:t xml:space="preserve"> </w:t>
            </w:r>
            <w:r w:rsidRPr="00A671CF">
              <w:rPr>
                <w:rFonts w:ascii="Cambria" w:hAnsi="Cambria"/>
                <w:b/>
                <w:bCs/>
                <w:sz w:val="20"/>
                <w:lang w:val="en-GB"/>
              </w:rPr>
              <w:t>2</w:t>
            </w:r>
            <w:r w:rsidRPr="00A671CF">
              <w:rPr>
                <w:rFonts w:ascii="Cambria" w:hAnsi="Cambria"/>
                <w:sz w:val="20"/>
                <w:lang w:val="en-GB"/>
              </w:rPr>
              <w:t>: Overview of the persons entitled to subscribe for the convertible loan</w:t>
            </w:r>
            <w:r w:rsidR="003E68BC" w:rsidRPr="00A671CF">
              <w:rPr>
                <w:rFonts w:ascii="Cambria" w:hAnsi="Cambria"/>
                <w:sz w:val="20"/>
                <w:lang w:val="en-GB"/>
              </w:rPr>
              <w:t xml:space="preserve"> of NOK 1,968,000</w:t>
            </w:r>
            <w:r w:rsidR="00AE2059" w:rsidRPr="00A671CF">
              <w:rPr>
                <w:rFonts w:ascii="Cambria" w:hAnsi="Cambria"/>
                <w:sz w:val="20"/>
                <w:lang w:val="en-GB"/>
              </w:rPr>
              <w:t xml:space="preserve"> Ref</w:t>
            </w:r>
            <w:r w:rsidR="00290D0C" w:rsidRPr="00A671CF">
              <w:rPr>
                <w:rFonts w:ascii="Cambria" w:hAnsi="Cambria"/>
                <w:sz w:val="20"/>
                <w:lang w:val="en-GB"/>
              </w:rPr>
              <w:t>.</w:t>
            </w:r>
            <w:r w:rsidR="00AE2059" w:rsidRPr="00A671CF">
              <w:rPr>
                <w:rFonts w:ascii="Cambria" w:hAnsi="Cambria"/>
                <w:sz w:val="20"/>
                <w:lang w:val="en-GB"/>
              </w:rPr>
              <w:t xml:space="preserve"> to section 3.2.</w:t>
            </w:r>
          </w:p>
          <w:p w14:paraId="3974D515" w14:textId="6D03A4A2" w:rsidR="00321AB5" w:rsidRPr="00A671CF" w:rsidRDefault="00321AB5" w:rsidP="00A517A0">
            <w:pPr>
              <w:pStyle w:val="Brdtekst"/>
              <w:spacing w:after="120" w:line="264" w:lineRule="exact"/>
              <w:rPr>
                <w:rFonts w:ascii="Cambria" w:hAnsi="Cambria"/>
                <w:sz w:val="20"/>
                <w:szCs w:val="20"/>
                <w:lang w:val="en-GB"/>
              </w:rPr>
            </w:pPr>
            <w:r w:rsidRPr="00A671CF">
              <w:rPr>
                <w:rFonts w:ascii="Cambria" w:hAnsi="Cambria"/>
                <w:b/>
                <w:bCs/>
                <w:sz w:val="20"/>
                <w:lang w:val="en-US"/>
              </w:rPr>
              <w:t>Appendix</w:t>
            </w:r>
            <w:r w:rsidRPr="00A671CF">
              <w:rPr>
                <w:rFonts w:ascii="Cambria" w:hAnsi="Cambria"/>
                <w:sz w:val="20"/>
                <w:lang w:val="en-GB"/>
              </w:rPr>
              <w:t xml:space="preserve"> 3: Overview of the persons entitled to subscribe for the convertible loan of NOK 7</w:t>
            </w:r>
            <w:r w:rsidR="00AE2059" w:rsidRPr="00A671CF">
              <w:rPr>
                <w:rFonts w:ascii="Cambria" w:hAnsi="Cambria"/>
                <w:sz w:val="20"/>
                <w:lang w:val="en-GB"/>
              </w:rPr>
              <w:t>50 000, Ref</w:t>
            </w:r>
            <w:r w:rsidR="00290D0C" w:rsidRPr="00A671CF">
              <w:rPr>
                <w:rFonts w:ascii="Cambria" w:hAnsi="Cambria"/>
                <w:sz w:val="20"/>
                <w:lang w:val="en-GB"/>
              </w:rPr>
              <w:t>.</w:t>
            </w:r>
            <w:r w:rsidR="00AE2059" w:rsidRPr="00A671CF">
              <w:rPr>
                <w:rFonts w:ascii="Cambria" w:hAnsi="Cambria"/>
                <w:sz w:val="20"/>
                <w:lang w:val="en-GB"/>
              </w:rPr>
              <w:t xml:space="preserve"> to section 3.3.</w:t>
            </w:r>
          </w:p>
        </w:tc>
      </w:tr>
    </w:tbl>
    <w:p w14:paraId="63E9118A" w14:textId="7264B167" w:rsidR="00A517A0" w:rsidRDefault="00A517A0" w:rsidP="00A517A0">
      <w:pPr>
        <w:rPr>
          <w:lang w:val="en-US"/>
        </w:rPr>
      </w:pPr>
    </w:p>
    <w:p w14:paraId="1BF6B0C9" w14:textId="77777777" w:rsidR="00A517A0" w:rsidRDefault="00A517A0">
      <w:pPr>
        <w:spacing w:line="240" w:lineRule="auto"/>
        <w:jc w:val="left"/>
        <w:rPr>
          <w:lang w:val="en-US"/>
        </w:rPr>
      </w:pPr>
      <w:r>
        <w:rPr>
          <w:lang w:val="en-US"/>
        </w:rPr>
        <w:br w:type="page"/>
      </w: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4"/>
        <w:gridCol w:w="5234"/>
      </w:tblGrid>
      <w:tr w:rsidR="00A517A0" w:rsidRPr="00C20FD0" w14:paraId="75950C8E" w14:textId="77777777" w:rsidTr="00720C06">
        <w:tc>
          <w:tcPr>
            <w:tcW w:w="2500" w:type="pct"/>
          </w:tcPr>
          <w:p w14:paraId="61E8C5F1" w14:textId="77777777" w:rsidR="00A517A0" w:rsidRPr="00445B40" w:rsidRDefault="00A517A0" w:rsidP="00720C06">
            <w:pPr>
              <w:pStyle w:val="Brdtekst"/>
              <w:spacing w:after="120" w:line="264" w:lineRule="exact"/>
              <w:rPr>
                <w:rFonts w:ascii="Cambria" w:hAnsi="Cambria"/>
                <w:b/>
                <w:bCs/>
                <w:sz w:val="20"/>
                <w:szCs w:val="20"/>
              </w:rPr>
            </w:pPr>
            <w:r w:rsidRPr="00DA38C6">
              <w:rPr>
                <w:rFonts w:ascii="Cambria" w:hAnsi="Cambria"/>
                <w:b/>
                <w:bCs/>
                <w:sz w:val="20"/>
                <w:szCs w:val="20"/>
              </w:rPr>
              <w:lastRenderedPageBreak/>
              <w:t>Vedlegg 1</w:t>
            </w:r>
            <w:r w:rsidRPr="00DA38C6">
              <w:rPr>
                <w:rFonts w:ascii="Cambria" w:hAnsi="Cambria"/>
                <w:sz w:val="20"/>
                <w:szCs w:val="20"/>
              </w:rPr>
              <w:t xml:space="preserve">: </w:t>
            </w:r>
            <w:r w:rsidRPr="008E1E6C">
              <w:rPr>
                <w:rFonts w:asciiTheme="majorHAnsi" w:hAnsiTheme="majorHAnsi"/>
                <w:sz w:val="20"/>
                <w:szCs w:val="20"/>
              </w:rPr>
              <w:t>Fortegnelsen over møtende aksjeeiere, inkludert antall aksjer og stemmer representert</w:t>
            </w:r>
          </w:p>
        </w:tc>
        <w:tc>
          <w:tcPr>
            <w:tcW w:w="2500" w:type="pct"/>
          </w:tcPr>
          <w:p w14:paraId="39FE8DDC" w14:textId="77777777" w:rsidR="00A517A0" w:rsidRPr="00DA38C6" w:rsidRDefault="00A517A0" w:rsidP="00720C06">
            <w:pPr>
              <w:pStyle w:val="Brdtekst"/>
              <w:spacing w:after="120" w:line="264" w:lineRule="exact"/>
              <w:rPr>
                <w:rFonts w:ascii="Cambria" w:hAnsi="Cambria"/>
                <w:b/>
                <w:bCs/>
                <w:sz w:val="20"/>
                <w:szCs w:val="20"/>
                <w:lang w:val="en-US"/>
              </w:rPr>
            </w:pPr>
            <w:r w:rsidRPr="00DA38C6">
              <w:rPr>
                <w:rFonts w:ascii="Cambria" w:hAnsi="Cambria"/>
                <w:b/>
                <w:bCs/>
                <w:sz w:val="20"/>
                <w:szCs w:val="20"/>
                <w:lang w:val="en-US"/>
              </w:rPr>
              <w:t>Appendix</w:t>
            </w:r>
            <w:r w:rsidRPr="00DA38C6">
              <w:rPr>
                <w:rFonts w:ascii="Cambria" w:hAnsi="Cambria"/>
                <w:sz w:val="20"/>
                <w:szCs w:val="20"/>
                <w:lang w:val="en-GB"/>
              </w:rPr>
              <w:t xml:space="preserve"> </w:t>
            </w:r>
            <w:r w:rsidRPr="00DA38C6">
              <w:rPr>
                <w:rFonts w:ascii="Cambria" w:hAnsi="Cambria"/>
                <w:b/>
                <w:bCs/>
                <w:sz w:val="20"/>
                <w:szCs w:val="20"/>
                <w:lang w:val="en-GB"/>
              </w:rPr>
              <w:t>1</w:t>
            </w:r>
            <w:r w:rsidRPr="00DA38C6">
              <w:rPr>
                <w:rFonts w:ascii="Cambria" w:hAnsi="Cambria"/>
                <w:sz w:val="20"/>
                <w:szCs w:val="20"/>
                <w:lang w:val="en-GB"/>
              </w:rPr>
              <w:t xml:space="preserve">: </w:t>
            </w:r>
            <w:r w:rsidRPr="008E1E6C">
              <w:rPr>
                <w:rFonts w:asciiTheme="majorHAnsi" w:hAnsiTheme="majorHAnsi"/>
                <w:sz w:val="20"/>
                <w:szCs w:val="20"/>
                <w:lang w:val="en-GB"/>
              </w:rPr>
              <w:t>Record of attending shareholders, including the number of shares and votes represented.</w:t>
            </w:r>
          </w:p>
        </w:tc>
      </w:tr>
    </w:tbl>
    <w:p w14:paraId="720FA968" w14:textId="77777777" w:rsidR="00A517A0" w:rsidRDefault="00A517A0" w:rsidP="00A517A0">
      <w:pPr>
        <w:rPr>
          <w:lang w:val="en-US"/>
        </w:rPr>
      </w:pPr>
    </w:p>
    <w:tbl>
      <w:tblPr>
        <w:tblW w:w="10360" w:type="dxa"/>
        <w:tblCellMar>
          <w:left w:w="70" w:type="dxa"/>
          <w:right w:w="70" w:type="dxa"/>
        </w:tblCellMar>
        <w:tblLook w:val="04A0" w:firstRow="1" w:lastRow="0" w:firstColumn="1" w:lastColumn="0" w:noHBand="0" w:noVBand="1"/>
      </w:tblPr>
      <w:tblGrid>
        <w:gridCol w:w="3260"/>
        <w:gridCol w:w="1640"/>
        <w:gridCol w:w="1840"/>
        <w:gridCol w:w="3620"/>
      </w:tblGrid>
      <w:tr w:rsidR="00A517A0" w:rsidRPr="00E52E90" w14:paraId="55EE87EF" w14:textId="77777777" w:rsidTr="00720C06">
        <w:trPr>
          <w:trHeight w:val="330"/>
        </w:trPr>
        <w:tc>
          <w:tcPr>
            <w:tcW w:w="3260" w:type="dxa"/>
            <w:tcBorders>
              <w:top w:val="single" w:sz="8" w:space="0" w:color="auto"/>
              <w:left w:val="single" w:sz="8" w:space="0" w:color="auto"/>
              <w:bottom w:val="single" w:sz="8" w:space="0" w:color="auto"/>
              <w:right w:val="nil"/>
            </w:tcBorders>
            <w:shd w:val="clear" w:color="auto" w:fill="002060"/>
            <w:noWrap/>
            <w:vAlign w:val="bottom"/>
            <w:hideMark/>
          </w:tcPr>
          <w:p w14:paraId="5DE2E481"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Aksjonær / Shareholder</w:t>
            </w:r>
          </w:p>
        </w:tc>
        <w:tc>
          <w:tcPr>
            <w:tcW w:w="1640" w:type="dxa"/>
            <w:tcBorders>
              <w:top w:val="single" w:sz="8" w:space="0" w:color="auto"/>
              <w:left w:val="single" w:sz="8" w:space="0" w:color="auto"/>
              <w:bottom w:val="single" w:sz="8" w:space="0" w:color="auto"/>
              <w:right w:val="nil"/>
            </w:tcBorders>
            <w:shd w:val="clear" w:color="auto" w:fill="002060"/>
            <w:noWrap/>
            <w:vAlign w:val="bottom"/>
            <w:hideMark/>
          </w:tcPr>
          <w:p w14:paraId="64650E17"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 xml:space="preserve">Aksjer / </w:t>
            </w:r>
            <w:proofErr w:type="spellStart"/>
            <w:r w:rsidRPr="00E52E90">
              <w:rPr>
                <w:rFonts w:asciiTheme="majorHAnsi" w:eastAsia="Times New Roman" w:hAnsiTheme="majorHAnsi" w:cs="Calibri"/>
                <w:b/>
                <w:bCs/>
                <w:color w:val="FFFFFF"/>
                <w:sz w:val="20"/>
              </w:rPr>
              <w:t>Shares</w:t>
            </w:r>
            <w:proofErr w:type="spellEnd"/>
          </w:p>
        </w:tc>
        <w:tc>
          <w:tcPr>
            <w:tcW w:w="1840" w:type="dxa"/>
            <w:tcBorders>
              <w:top w:val="single" w:sz="8" w:space="0" w:color="auto"/>
              <w:left w:val="single" w:sz="8" w:space="0" w:color="auto"/>
              <w:bottom w:val="single" w:sz="8" w:space="0" w:color="auto"/>
              <w:right w:val="nil"/>
            </w:tcBorders>
            <w:shd w:val="clear" w:color="auto" w:fill="002060"/>
            <w:noWrap/>
            <w:vAlign w:val="bottom"/>
            <w:hideMark/>
          </w:tcPr>
          <w:p w14:paraId="13DA7168"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 xml:space="preserve">Stemmer / </w:t>
            </w:r>
            <w:proofErr w:type="spellStart"/>
            <w:r w:rsidRPr="00E52E90">
              <w:rPr>
                <w:rFonts w:asciiTheme="majorHAnsi" w:eastAsia="Times New Roman" w:hAnsiTheme="majorHAnsi" w:cs="Calibri"/>
                <w:b/>
                <w:bCs/>
                <w:color w:val="FFFFFF"/>
                <w:sz w:val="20"/>
              </w:rPr>
              <w:t>Votes</w:t>
            </w:r>
            <w:proofErr w:type="spellEnd"/>
          </w:p>
        </w:tc>
        <w:tc>
          <w:tcPr>
            <w:tcW w:w="3620" w:type="dxa"/>
            <w:tcBorders>
              <w:top w:val="single" w:sz="8" w:space="0" w:color="auto"/>
              <w:left w:val="single" w:sz="8" w:space="0" w:color="auto"/>
              <w:bottom w:val="single" w:sz="8" w:space="0" w:color="auto"/>
              <w:right w:val="single" w:sz="8" w:space="0" w:color="auto"/>
            </w:tcBorders>
            <w:shd w:val="clear" w:color="auto" w:fill="002060"/>
            <w:noWrap/>
            <w:vAlign w:val="bottom"/>
            <w:hideMark/>
          </w:tcPr>
          <w:p w14:paraId="3E3D6F95" w14:textId="77777777" w:rsidR="00A517A0" w:rsidRPr="00E52E90" w:rsidRDefault="00A517A0" w:rsidP="00720C06">
            <w:pPr>
              <w:spacing w:line="240" w:lineRule="auto"/>
              <w:jc w:val="left"/>
              <w:rPr>
                <w:rFonts w:asciiTheme="majorHAnsi" w:eastAsia="Times New Roman" w:hAnsiTheme="majorHAnsi" w:cs="Calibri"/>
                <w:b/>
                <w:bCs/>
                <w:color w:val="FFFFFF"/>
                <w:sz w:val="20"/>
              </w:rPr>
            </w:pPr>
            <w:r w:rsidRPr="00E52E90">
              <w:rPr>
                <w:rFonts w:asciiTheme="majorHAnsi" w:eastAsia="Times New Roman" w:hAnsiTheme="majorHAnsi" w:cs="Calibri"/>
                <w:b/>
                <w:bCs/>
                <w:color w:val="FFFFFF"/>
                <w:sz w:val="20"/>
              </w:rPr>
              <w:t xml:space="preserve">Fullmakt / Power </w:t>
            </w:r>
            <w:proofErr w:type="spellStart"/>
            <w:r w:rsidRPr="00E52E90">
              <w:rPr>
                <w:rFonts w:asciiTheme="majorHAnsi" w:eastAsia="Times New Roman" w:hAnsiTheme="majorHAnsi" w:cs="Calibri"/>
                <w:b/>
                <w:bCs/>
                <w:color w:val="FFFFFF"/>
                <w:sz w:val="20"/>
              </w:rPr>
              <w:t>of</w:t>
            </w:r>
            <w:proofErr w:type="spellEnd"/>
            <w:r w:rsidRPr="00E52E90">
              <w:rPr>
                <w:rFonts w:asciiTheme="majorHAnsi" w:eastAsia="Times New Roman" w:hAnsiTheme="majorHAnsi" w:cs="Calibri"/>
                <w:b/>
                <w:bCs/>
                <w:color w:val="FFFFFF"/>
                <w:sz w:val="20"/>
              </w:rPr>
              <w:t xml:space="preserve"> </w:t>
            </w:r>
            <w:proofErr w:type="spellStart"/>
            <w:r w:rsidRPr="00E52E90">
              <w:rPr>
                <w:rFonts w:asciiTheme="majorHAnsi" w:eastAsia="Times New Roman" w:hAnsiTheme="majorHAnsi" w:cs="Calibri"/>
                <w:b/>
                <w:bCs/>
                <w:color w:val="FFFFFF"/>
                <w:sz w:val="20"/>
              </w:rPr>
              <w:t>attorney</w:t>
            </w:r>
            <w:proofErr w:type="spellEnd"/>
          </w:p>
        </w:tc>
      </w:tr>
      <w:tr w:rsidR="00A517A0" w:rsidRPr="00E52E90" w14:paraId="7F95C8E5" w14:textId="77777777" w:rsidTr="00A517A0">
        <w:trPr>
          <w:trHeight w:val="315"/>
        </w:trPr>
        <w:tc>
          <w:tcPr>
            <w:tcW w:w="3260" w:type="dxa"/>
            <w:tcBorders>
              <w:top w:val="single" w:sz="4" w:space="0" w:color="auto"/>
              <w:left w:val="single" w:sz="8" w:space="0" w:color="auto"/>
              <w:bottom w:val="single" w:sz="4" w:space="0" w:color="auto"/>
              <w:right w:val="nil"/>
            </w:tcBorders>
            <w:shd w:val="clear" w:color="auto" w:fill="auto"/>
            <w:noWrap/>
            <w:vAlign w:val="bottom"/>
          </w:tcPr>
          <w:p w14:paraId="3AE1CFBD" w14:textId="78D03269"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 xml:space="preserve">Ferdocean AS </w:t>
            </w:r>
          </w:p>
        </w:tc>
        <w:tc>
          <w:tcPr>
            <w:tcW w:w="1640" w:type="dxa"/>
            <w:tcBorders>
              <w:top w:val="single" w:sz="4" w:space="0" w:color="auto"/>
              <w:left w:val="single" w:sz="8" w:space="0" w:color="auto"/>
              <w:bottom w:val="single" w:sz="4" w:space="0" w:color="auto"/>
              <w:right w:val="nil"/>
            </w:tcBorders>
            <w:shd w:val="clear" w:color="auto" w:fill="auto"/>
            <w:noWrap/>
            <w:vAlign w:val="bottom"/>
          </w:tcPr>
          <w:p w14:paraId="03EB5F6E" w14:textId="239F862F"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64 980</w:t>
            </w:r>
          </w:p>
        </w:tc>
        <w:tc>
          <w:tcPr>
            <w:tcW w:w="1840" w:type="dxa"/>
            <w:tcBorders>
              <w:top w:val="single" w:sz="4" w:space="0" w:color="auto"/>
              <w:left w:val="single" w:sz="8" w:space="0" w:color="auto"/>
              <w:bottom w:val="single" w:sz="4" w:space="0" w:color="auto"/>
              <w:right w:val="nil"/>
            </w:tcBorders>
            <w:shd w:val="clear" w:color="auto" w:fill="auto"/>
            <w:noWrap/>
            <w:vAlign w:val="bottom"/>
          </w:tcPr>
          <w:p w14:paraId="77B8A34C" w14:textId="6A9111C6"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36,10</w:t>
            </w:r>
            <w:r w:rsidR="00405213">
              <w:rPr>
                <w:rFonts w:asciiTheme="majorHAnsi" w:eastAsia="Times New Roman" w:hAnsiTheme="majorHAnsi" w:cs="Calibri"/>
                <w:color w:val="000000"/>
                <w:sz w:val="20"/>
              </w:rPr>
              <w:t xml:space="preserve"> </w:t>
            </w:r>
            <w:r>
              <w:rPr>
                <w:rFonts w:asciiTheme="majorHAnsi" w:eastAsia="Times New Roman" w:hAnsiTheme="majorHAnsi" w:cs="Calibri"/>
                <w:color w:val="000000"/>
                <w:sz w:val="20"/>
              </w:rPr>
              <w:t>%</w:t>
            </w:r>
          </w:p>
        </w:tc>
        <w:tc>
          <w:tcPr>
            <w:tcW w:w="3620" w:type="dxa"/>
            <w:tcBorders>
              <w:top w:val="single" w:sz="4" w:space="0" w:color="auto"/>
              <w:left w:val="single" w:sz="8" w:space="0" w:color="auto"/>
              <w:bottom w:val="single" w:sz="4" w:space="0" w:color="auto"/>
              <w:right w:val="single" w:sz="8" w:space="0" w:color="auto"/>
            </w:tcBorders>
            <w:shd w:val="clear" w:color="auto" w:fill="auto"/>
            <w:noWrap/>
            <w:vAlign w:val="bottom"/>
          </w:tcPr>
          <w:p w14:paraId="015D9E7D" w14:textId="056F34F9" w:rsidR="00A517A0" w:rsidRPr="00E52E90" w:rsidRDefault="00A517A0" w:rsidP="00720C06">
            <w:pPr>
              <w:spacing w:line="240" w:lineRule="auto"/>
              <w:jc w:val="left"/>
              <w:rPr>
                <w:rFonts w:asciiTheme="majorHAnsi" w:eastAsia="Times New Roman" w:hAnsiTheme="majorHAnsi" w:cs="Calibri"/>
                <w:color w:val="000000"/>
                <w:sz w:val="20"/>
              </w:rPr>
            </w:pPr>
          </w:p>
        </w:tc>
      </w:tr>
      <w:tr w:rsidR="00A517A0" w:rsidRPr="00E52E90" w14:paraId="14B6ED2C"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3048EED5" w14:textId="7A2011F4"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Gunnar Nordbø ENK</w:t>
            </w:r>
          </w:p>
        </w:tc>
        <w:tc>
          <w:tcPr>
            <w:tcW w:w="1640" w:type="dxa"/>
            <w:tcBorders>
              <w:top w:val="nil"/>
              <w:left w:val="single" w:sz="8" w:space="0" w:color="auto"/>
              <w:bottom w:val="single" w:sz="4" w:space="0" w:color="auto"/>
              <w:right w:val="nil"/>
            </w:tcBorders>
            <w:shd w:val="clear" w:color="auto" w:fill="auto"/>
            <w:noWrap/>
            <w:vAlign w:val="bottom"/>
          </w:tcPr>
          <w:p w14:paraId="78FF2722" w14:textId="39F24E04"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33 760</w:t>
            </w:r>
          </w:p>
        </w:tc>
        <w:tc>
          <w:tcPr>
            <w:tcW w:w="1840" w:type="dxa"/>
            <w:tcBorders>
              <w:top w:val="nil"/>
              <w:left w:val="single" w:sz="8" w:space="0" w:color="auto"/>
              <w:bottom w:val="single" w:sz="4" w:space="0" w:color="auto"/>
              <w:right w:val="nil"/>
            </w:tcBorders>
            <w:shd w:val="clear" w:color="auto" w:fill="auto"/>
            <w:noWrap/>
            <w:vAlign w:val="bottom"/>
          </w:tcPr>
          <w:p w14:paraId="6F8D47AC" w14:textId="5A63CF3D" w:rsidR="00A517A0" w:rsidRPr="00E52E90" w:rsidRDefault="005C43CF"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18.75</w:t>
            </w:r>
            <w:r w:rsidR="00405213">
              <w:rPr>
                <w:rFonts w:asciiTheme="majorHAnsi" w:eastAsia="Times New Roman" w:hAnsiTheme="majorHAnsi" w:cs="Calibri"/>
                <w:color w:val="000000"/>
                <w:sz w:val="20"/>
              </w:rPr>
              <w:t xml:space="preserve">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1A03894C" w14:textId="642BC0E8" w:rsidR="00A517A0" w:rsidRPr="00E52E90" w:rsidRDefault="00A517A0" w:rsidP="00720C06">
            <w:pPr>
              <w:spacing w:line="240" w:lineRule="auto"/>
              <w:jc w:val="left"/>
              <w:rPr>
                <w:rFonts w:asciiTheme="majorHAnsi" w:eastAsia="Times New Roman" w:hAnsiTheme="majorHAnsi" w:cs="Calibri"/>
                <w:color w:val="000000"/>
                <w:sz w:val="20"/>
              </w:rPr>
            </w:pPr>
          </w:p>
        </w:tc>
      </w:tr>
      <w:tr w:rsidR="005C43CF" w:rsidRPr="00E52E90" w14:paraId="75D44064"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7DB39F8B" w14:textId="651FED86"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Wilmar AS</w:t>
            </w:r>
          </w:p>
        </w:tc>
        <w:tc>
          <w:tcPr>
            <w:tcW w:w="1640" w:type="dxa"/>
            <w:tcBorders>
              <w:top w:val="nil"/>
              <w:left w:val="single" w:sz="8" w:space="0" w:color="auto"/>
              <w:bottom w:val="single" w:sz="4" w:space="0" w:color="auto"/>
              <w:right w:val="nil"/>
            </w:tcBorders>
            <w:shd w:val="clear" w:color="auto" w:fill="auto"/>
            <w:noWrap/>
            <w:vAlign w:val="bottom"/>
          </w:tcPr>
          <w:p w14:paraId="6EFC9081" w14:textId="78860AB0"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12 000</w:t>
            </w:r>
          </w:p>
        </w:tc>
        <w:tc>
          <w:tcPr>
            <w:tcW w:w="1840" w:type="dxa"/>
            <w:tcBorders>
              <w:top w:val="nil"/>
              <w:left w:val="single" w:sz="8" w:space="0" w:color="auto"/>
              <w:bottom w:val="single" w:sz="4" w:space="0" w:color="auto"/>
              <w:right w:val="nil"/>
            </w:tcBorders>
            <w:shd w:val="clear" w:color="auto" w:fill="auto"/>
            <w:noWrap/>
            <w:vAlign w:val="bottom"/>
          </w:tcPr>
          <w:p w14:paraId="6A408C30" w14:textId="42125018"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6,67 %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494EF9DC"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2EFC56D9"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5961DE89" w14:textId="0A728105"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Morcidea AS</w:t>
            </w:r>
          </w:p>
        </w:tc>
        <w:tc>
          <w:tcPr>
            <w:tcW w:w="1640" w:type="dxa"/>
            <w:tcBorders>
              <w:top w:val="nil"/>
              <w:left w:val="single" w:sz="8" w:space="0" w:color="auto"/>
              <w:bottom w:val="single" w:sz="4" w:space="0" w:color="auto"/>
              <w:right w:val="nil"/>
            </w:tcBorders>
            <w:shd w:val="clear" w:color="auto" w:fill="auto"/>
            <w:noWrap/>
            <w:vAlign w:val="bottom"/>
          </w:tcPr>
          <w:p w14:paraId="1AA31B3E" w14:textId="3E97D51A"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3 961</w:t>
            </w:r>
          </w:p>
        </w:tc>
        <w:tc>
          <w:tcPr>
            <w:tcW w:w="1840" w:type="dxa"/>
            <w:tcBorders>
              <w:top w:val="nil"/>
              <w:left w:val="single" w:sz="8" w:space="0" w:color="auto"/>
              <w:bottom w:val="single" w:sz="4" w:space="0" w:color="auto"/>
              <w:right w:val="nil"/>
            </w:tcBorders>
            <w:shd w:val="clear" w:color="auto" w:fill="auto"/>
            <w:noWrap/>
            <w:vAlign w:val="bottom"/>
          </w:tcPr>
          <w:p w14:paraId="7E58DB75" w14:textId="53978900"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2,20 %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31E811B7"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361DCAF3"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5AEBFDB8" w14:textId="443E5F02"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T-E Invest AS</w:t>
            </w:r>
          </w:p>
        </w:tc>
        <w:tc>
          <w:tcPr>
            <w:tcW w:w="1640" w:type="dxa"/>
            <w:tcBorders>
              <w:top w:val="nil"/>
              <w:left w:val="single" w:sz="8" w:space="0" w:color="auto"/>
              <w:bottom w:val="single" w:sz="4" w:space="0" w:color="auto"/>
              <w:right w:val="nil"/>
            </w:tcBorders>
            <w:shd w:val="clear" w:color="auto" w:fill="auto"/>
            <w:noWrap/>
            <w:vAlign w:val="bottom"/>
          </w:tcPr>
          <w:p w14:paraId="2A7153D0" w14:textId="09ED2C85"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2 695</w:t>
            </w:r>
          </w:p>
        </w:tc>
        <w:tc>
          <w:tcPr>
            <w:tcW w:w="1840" w:type="dxa"/>
            <w:tcBorders>
              <w:top w:val="nil"/>
              <w:left w:val="single" w:sz="8" w:space="0" w:color="auto"/>
              <w:bottom w:val="single" w:sz="4" w:space="0" w:color="auto"/>
              <w:right w:val="nil"/>
            </w:tcBorders>
            <w:shd w:val="clear" w:color="auto" w:fill="auto"/>
            <w:noWrap/>
            <w:vAlign w:val="bottom"/>
          </w:tcPr>
          <w:p w14:paraId="58A90F7A" w14:textId="776FAE7F"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1,50 %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68C3AF02"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07AFCF00"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7894479F" w14:textId="31009AC1"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Quality Group AS</w:t>
            </w:r>
          </w:p>
        </w:tc>
        <w:tc>
          <w:tcPr>
            <w:tcW w:w="1640" w:type="dxa"/>
            <w:tcBorders>
              <w:top w:val="nil"/>
              <w:left w:val="single" w:sz="8" w:space="0" w:color="auto"/>
              <w:bottom w:val="single" w:sz="4" w:space="0" w:color="auto"/>
              <w:right w:val="nil"/>
            </w:tcBorders>
            <w:shd w:val="clear" w:color="auto" w:fill="auto"/>
            <w:noWrap/>
            <w:vAlign w:val="bottom"/>
          </w:tcPr>
          <w:p w14:paraId="6B8C9200" w14:textId="3DE1FC9A"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520</w:t>
            </w:r>
          </w:p>
        </w:tc>
        <w:tc>
          <w:tcPr>
            <w:tcW w:w="1840" w:type="dxa"/>
            <w:tcBorders>
              <w:top w:val="nil"/>
              <w:left w:val="single" w:sz="8" w:space="0" w:color="auto"/>
              <w:bottom w:val="single" w:sz="4" w:space="0" w:color="auto"/>
              <w:right w:val="nil"/>
            </w:tcBorders>
            <w:shd w:val="clear" w:color="auto" w:fill="auto"/>
            <w:noWrap/>
            <w:vAlign w:val="bottom"/>
          </w:tcPr>
          <w:p w14:paraId="0AC9F1EE" w14:textId="6BD52248"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0,29 %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0052E88B"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1C129444"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5B5ACB36" w14:textId="7C1B739C"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Mosby Holding NUF</w:t>
            </w:r>
          </w:p>
        </w:tc>
        <w:tc>
          <w:tcPr>
            <w:tcW w:w="1640" w:type="dxa"/>
            <w:tcBorders>
              <w:top w:val="nil"/>
              <w:left w:val="single" w:sz="8" w:space="0" w:color="auto"/>
              <w:bottom w:val="single" w:sz="4" w:space="0" w:color="auto"/>
              <w:right w:val="nil"/>
            </w:tcBorders>
            <w:shd w:val="clear" w:color="auto" w:fill="auto"/>
            <w:noWrap/>
            <w:vAlign w:val="bottom"/>
          </w:tcPr>
          <w:p w14:paraId="4532AFDB" w14:textId="5D5CC978"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320</w:t>
            </w:r>
          </w:p>
        </w:tc>
        <w:tc>
          <w:tcPr>
            <w:tcW w:w="1840" w:type="dxa"/>
            <w:tcBorders>
              <w:top w:val="nil"/>
              <w:left w:val="single" w:sz="8" w:space="0" w:color="auto"/>
              <w:bottom w:val="single" w:sz="4" w:space="0" w:color="auto"/>
              <w:right w:val="nil"/>
            </w:tcBorders>
            <w:shd w:val="clear" w:color="auto" w:fill="auto"/>
            <w:noWrap/>
            <w:vAlign w:val="bottom"/>
          </w:tcPr>
          <w:p w14:paraId="44914B36" w14:textId="65FCC67C"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0,18 %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14FF2A9D"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5C43CF" w:rsidRPr="00E52E90" w14:paraId="6B2DCC5D"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09F5BBD9" w14:textId="6196CE7E"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Haugjegla AS</w:t>
            </w:r>
          </w:p>
        </w:tc>
        <w:tc>
          <w:tcPr>
            <w:tcW w:w="1640" w:type="dxa"/>
            <w:tcBorders>
              <w:top w:val="nil"/>
              <w:left w:val="single" w:sz="8" w:space="0" w:color="auto"/>
              <w:bottom w:val="single" w:sz="4" w:space="0" w:color="auto"/>
              <w:right w:val="nil"/>
            </w:tcBorders>
            <w:shd w:val="clear" w:color="auto" w:fill="auto"/>
            <w:noWrap/>
            <w:vAlign w:val="bottom"/>
          </w:tcPr>
          <w:p w14:paraId="33341D0B" w14:textId="4E678A34"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200</w:t>
            </w:r>
          </w:p>
        </w:tc>
        <w:tc>
          <w:tcPr>
            <w:tcW w:w="1840" w:type="dxa"/>
            <w:tcBorders>
              <w:top w:val="nil"/>
              <w:left w:val="single" w:sz="8" w:space="0" w:color="auto"/>
              <w:bottom w:val="single" w:sz="4" w:space="0" w:color="auto"/>
              <w:right w:val="nil"/>
            </w:tcBorders>
            <w:shd w:val="clear" w:color="auto" w:fill="auto"/>
            <w:noWrap/>
            <w:vAlign w:val="bottom"/>
          </w:tcPr>
          <w:p w14:paraId="714B0516" w14:textId="3370A94B" w:rsidR="005C43CF"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0,11 %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660F11E1" w14:textId="77777777" w:rsidR="005C43CF" w:rsidRPr="00E52E90" w:rsidRDefault="005C43CF" w:rsidP="00720C06">
            <w:pPr>
              <w:spacing w:line="240" w:lineRule="auto"/>
              <w:jc w:val="left"/>
              <w:rPr>
                <w:rFonts w:asciiTheme="majorHAnsi" w:eastAsia="Times New Roman" w:hAnsiTheme="majorHAnsi" w:cs="Calibri"/>
                <w:color w:val="000000"/>
                <w:sz w:val="20"/>
              </w:rPr>
            </w:pPr>
          </w:p>
        </w:tc>
      </w:tr>
      <w:tr w:rsidR="00A517A0" w:rsidRPr="00E52E90" w14:paraId="7C4D741D" w14:textId="77777777" w:rsidTr="00A517A0">
        <w:trPr>
          <w:trHeight w:val="315"/>
        </w:trPr>
        <w:tc>
          <w:tcPr>
            <w:tcW w:w="3260" w:type="dxa"/>
            <w:tcBorders>
              <w:top w:val="nil"/>
              <w:left w:val="single" w:sz="8" w:space="0" w:color="auto"/>
              <w:bottom w:val="single" w:sz="4" w:space="0" w:color="auto"/>
              <w:right w:val="nil"/>
            </w:tcBorders>
            <w:shd w:val="clear" w:color="auto" w:fill="auto"/>
            <w:noWrap/>
            <w:vAlign w:val="bottom"/>
          </w:tcPr>
          <w:p w14:paraId="48B56C2D" w14:textId="5AF22332" w:rsidR="00A517A0"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Superiore Capital AS</w:t>
            </w:r>
          </w:p>
        </w:tc>
        <w:tc>
          <w:tcPr>
            <w:tcW w:w="1640" w:type="dxa"/>
            <w:tcBorders>
              <w:top w:val="nil"/>
              <w:left w:val="single" w:sz="8" w:space="0" w:color="auto"/>
              <w:bottom w:val="single" w:sz="4" w:space="0" w:color="auto"/>
              <w:right w:val="nil"/>
            </w:tcBorders>
            <w:shd w:val="clear" w:color="auto" w:fill="auto"/>
            <w:noWrap/>
            <w:vAlign w:val="bottom"/>
          </w:tcPr>
          <w:p w14:paraId="7303E737" w14:textId="201A85FB" w:rsidR="00A517A0"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320</w:t>
            </w:r>
          </w:p>
        </w:tc>
        <w:tc>
          <w:tcPr>
            <w:tcW w:w="1840" w:type="dxa"/>
            <w:tcBorders>
              <w:top w:val="nil"/>
              <w:left w:val="single" w:sz="8" w:space="0" w:color="auto"/>
              <w:bottom w:val="single" w:sz="4" w:space="0" w:color="auto"/>
              <w:right w:val="nil"/>
            </w:tcBorders>
            <w:shd w:val="clear" w:color="auto" w:fill="auto"/>
            <w:noWrap/>
            <w:vAlign w:val="bottom"/>
          </w:tcPr>
          <w:p w14:paraId="77CA2642" w14:textId="43517372" w:rsidR="00A517A0"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0,18 %</w:t>
            </w:r>
          </w:p>
        </w:tc>
        <w:tc>
          <w:tcPr>
            <w:tcW w:w="3620" w:type="dxa"/>
            <w:tcBorders>
              <w:top w:val="nil"/>
              <w:left w:val="single" w:sz="8" w:space="0" w:color="auto"/>
              <w:bottom w:val="single" w:sz="4" w:space="0" w:color="auto"/>
              <w:right w:val="single" w:sz="8" w:space="0" w:color="auto"/>
            </w:tcBorders>
            <w:shd w:val="clear" w:color="auto" w:fill="auto"/>
            <w:noWrap/>
            <w:vAlign w:val="bottom"/>
          </w:tcPr>
          <w:p w14:paraId="212AA6CB" w14:textId="2E93D531" w:rsidR="00A517A0" w:rsidRPr="00E52E90" w:rsidRDefault="00405213" w:rsidP="00720C06">
            <w:pPr>
              <w:spacing w:line="240" w:lineRule="auto"/>
              <w:jc w:val="left"/>
              <w:rPr>
                <w:rFonts w:asciiTheme="majorHAnsi" w:eastAsia="Times New Roman" w:hAnsiTheme="majorHAnsi" w:cs="Calibri"/>
                <w:color w:val="000000"/>
                <w:sz w:val="20"/>
              </w:rPr>
            </w:pPr>
            <w:r>
              <w:rPr>
                <w:rFonts w:asciiTheme="majorHAnsi" w:eastAsia="Times New Roman" w:hAnsiTheme="majorHAnsi" w:cs="Calibri"/>
                <w:color w:val="000000"/>
                <w:sz w:val="20"/>
              </w:rPr>
              <w:t xml:space="preserve">Fullmakt gitt Tore Ausland </w:t>
            </w:r>
          </w:p>
        </w:tc>
      </w:tr>
    </w:tbl>
    <w:p w14:paraId="2A935D07" w14:textId="46A62B33" w:rsidR="00A517A0" w:rsidRDefault="00A517A0" w:rsidP="00A517A0">
      <w:pPr>
        <w:rPr>
          <w:lang w:val="en-US"/>
        </w:rPr>
      </w:pPr>
    </w:p>
    <w:p w14:paraId="6FD428FA" w14:textId="77777777" w:rsidR="00A517A0" w:rsidRDefault="00A517A0">
      <w:pPr>
        <w:spacing w:line="240" w:lineRule="auto"/>
        <w:jc w:val="left"/>
        <w:rPr>
          <w:lang w:val="en-US"/>
        </w:rPr>
      </w:pPr>
      <w:r>
        <w:rPr>
          <w:lang w:val="en-US"/>
        </w:rPr>
        <w:br w:type="page"/>
      </w: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34"/>
        <w:gridCol w:w="5234"/>
      </w:tblGrid>
      <w:tr w:rsidR="00A517A0" w:rsidRPr="00C20FD0" w14:paraId="0B093BDE" w14:textId="77777777" w:rsidTr="00720C06">
        <w:tc>
          <w:tcPr>
            <w:tcW w:w="2500" w:type="pct"/>
            <w:tcBorders>
              <w:right w:val="single" w:sz="4" w:space="0" w:color="auto"/>
            </w:tcBorders>
          </w:tcPr>
          <w:p w14:paraId="48135DEC" w14:textId="230B1B38" w:rsidR="00A517A0" w:rsidRDefault="00A517A0" w:rsidP="00720C06">
            <w:pPr>
              <w:pStyle w:val="Brdtekst"/>
              <w:rPr>
                <w:rFonts w:ascii="Cambria" w:hAnsi="Cambria"/>
                <w:sz w:val="20"/>
              </w:rPr>
            </w:pPr>
            <w:r w:rsidRPr="00DA38C6">
              <w:rPr>
                <w:rFonts w:ascii="Cambria" w:hAnsi="Cambria"/>
                <w:b/>
                <w:bCs/>
                <w:sz w:val="20"/>
              </w:rPr>
              <w:lastRenderedPageBreak/>
              <w:t xml:space="preserve">Vedlegg </w:t>
            </w:r>
            <w:r>
              <w:rPr>
                <w:rFonts w:ascii="Cambria" w:hAnsi="Cambria"/>
                <w:b/>
                <w:bCs/>
                <w:sz w:val="20"/>
              </w:rPr>
              <w:t>2</w:t>
            </w:r>
            <w:r w:rsidRPr="00DA38C6">
              <w:rPr>
                <w:rFonts w:ascii="Cambria" w:hAnsi="Cambria"/>
                <w:sz w:val="20"/>
              </w:rPr>
              <w:t xml:space="preserve">: </w:t>
            </w:r>
            <w:r w:rsidRPr="00445B40">
              <w:rPr>
                <w:rFonts w:ascii="Cambria" w:hAnsi="Cambria"/>
                <w:sz w:val="20"/>
              </w:rPr>
              <w:t xml:space="preserve">Oversikt over personer som gis rett til å tegne </w:t>
            </w:r>
            <w:r>
              <w:rPr>
                <w:rFonts w:ascii="Cambria" w:hAnsi="Cambria"/>
                <w:sz w:val="20"/>
              </w:rPr>
              <w:t>det konvertible lånet</w:t>
            </w:r>
            <w:r w:rsidR="003E68BC">
              <w:rPr>
                <w:rFonts w:ascii="Cambria" w:hAnsi="Cambria"/>
                <w:sz w:val="20"/>
              </w:rPr>
              <w:t xml:space="preserve"> på NOK 1 968</w:t>
            </w:r>
            <w:r w:rsidR="00AF31AA">
              <w:rPr>
                <w:rFonts w:ascii="Cambria" w:hAnsi="Cambria"/>
                <w:sz w:val="20"/>
              </w:rPr>
              <w:t> </w:t>
            </w:r>
            <w:r w:rsidR="003E68BC">
              <w:rPr>
                <w:rFonts w:ascii="Cambria" w:hAnsi="Cambria"/>
                <w:sz w:val="20"/>
              </w:rPr>
              <w:t>000</w:t>
            </w:r>
            <w:r w:rsidR="00AF31AA">
              <w:rPr>
                <w:rFonts w:ascii="Cambria" w:hAnsi="Cambria"/>
                <w:sz w:val="20"/>
              </w:rPr>
              <w:t xml:space="preserve">. </w:t>
            </w:r>
            <w:r w:rsidR="00E3489C">
              <w:rPr>
                <w:rFonts w:ascii="Cambria" w:hAnsi="Cambria"/>
                <w:b/>
                <w:bCs/>
                <w:sz w:val="20"/>
              </w:rPr>
              <w:t>Ref. til punkt 3.2</w:t>
            </w:r>
          </w:p>
          <w:p w14:paraId="23DAF548" w14:textId="58B140AD" w:rsidR="00CA29B8" w:rsidRPr="00445B40" w:rsidRDefault="00CA29B8" w:rsidP="00720C06">
            <w:pPr>
              <w:pStyle w:val="Brdtekst"/>
              <w:rPr>
                <w:rFonts w:ascii="Cambria" w:hAnsi="Cambria"/>
                <w:b/>
                <w:bCs/>
                <w:sz w:val="20"/>
              </w:rPr>
            </w:pPr>
          </w:p>
        </w:tc>
        <w:tc>
          <w:tcPr>
            <w:tcW w:w="2500" w:type="pct"/>
            <w:tcBorders>
              <w:left w:val="single" w:sz="4" w:space="0" w:color="auto"/>
            </w:tcBorders>
          </w:tcPr>
          <w:p w14:paraId="220092B7" w14:textId="5734AAB0" w:rsidR="00A517A0" w:rsidRPr="00DA38C6" w:rsidRDefault="00A517A0" w:rsidP="00720C06">
            <w:pPr>
              <w:pStyle w:val="Brdtekst"/>
              <w:rPr>
                <w:rFonts w:ascii="Cambria" w:hAnsi="Cambria"/>
                <w:b/>
                <w:bCs/>
                <w:sz w:val="20"/>
                <w:lang w:val="en-US"/>
              </w:rPr>
            </w:pPr>
            <w:r w:rsidRPr="00DA38C6">
              <w:rPr>
                <w:rFonts w:ascii="Cambria" w:hAnsi="Cambria"/>
                <w:b/>
                <w:bCs/>
                <w:sz w:val="20"/>
                <w:lang w:val="en-US"/>
              </w:rPr>
              <w:t>Appendix</w:t>
            </w:r>
            <w:r w:rsidRPr="00DA38C6">
              <w:rPr>
                <w:rFonts w:ascii="Cambria" w:hAnsi="Cambria"/>
                <w:sz w:val="20"/>
                <w:lang w:val="en-GB"/>
              </w:rPr>
              <w:t xml:space="preserve"> </w:t>
            </w:r>
            <w:r>
              <w:rPr>
                <w:rFonts w:ascii="Cambria" w:hAnsi="Cambria"/>
                <w:b/>
                <w:bCs/>
                <w:sz w:val="20"/>
                <w:lang w:val="en-GB"/>
              </w:rPr>
              <w:t>2</w:t>
            </w:r>
            <w:r w:rsidRPr="00DA38C6">
              <w:rPr>
                <w:rFonts w:ascii="Cambria" w:hAnsi="Cambria"/>
                <w:sz w:val="20"/>
                <w:lang w:val="en-GB"/>
              </w:rPr>
              <w:t xml:space="preserve">: </w:t>
            </w:r>
            <w:r w:rsidRPr="00445B40">
              <w:rPr>
                <w:rFonts w:ascii="Cambria" w:hAnsi="Cambria"/>
                <w:sz w:val="20"/>
                <w:lang w:val="en-GB"/>
              </w:rPr>
              <w:t xml:space="preserve">Overview of the persons entitled to subscribe for </w:t>
            </w:r>
            <w:r>
              <w:rPr>
                <w:rFonts w:ascii="Cambria" w:hAnsi="Cambria"/>
                <w:sz w:val="20"/>
                <w:lang w:val="en-GB"/>
              </w:rPr>
              <w:t>the convertible loan</w:t>
            </w:r>
            <w:r w:rsidR="003E68BC">
              <w:rPr>
                <w:rFonts w:ascii="Cambria" w:hAnsi="Cambria"/>
                <w:sz w:val="20"/>
                <w:lang w:val="en-GB"/>
              </w:rPr>
              <w:t xml:space="preserve"> of NOK 1,968,000</w:t>
            </w:r>
            <w:r w:rsidR="00EF41E1">
              <w:rPr>
                <w:rFonts w:ascii="Cambria" w:hAnsi="Cambria"/>
                <w:sz w:val="20"/>
                <w:lang w:val="en-GB"/>
              </w:rPr>
              <w:t>, Ref. section 3.2</w:t>
            </w:r>
          </w:p>
        </w:tc>
      </w:tr>
    </w:tbl>
    <w:p w14:paraId="7C4A6EC3" w14:textId="77777777" w:rsidR="00A517A0" w:rsidRDefault="00A517A0" w:rsidP="00A517A0">
      <w:pPr>
        <w:jc w:val="center"/>
        <w:rPr>
          <w:lang w:val="en-US"/>
        </w:rPr>
      </w:pPr>
    </w:p>
    <w:tbl>
      <w:tblPr>
        <w:tblW w:w="4957" w:type="dxa"/>
        <w:tblCellMar>
          <w:left w:w="70" w:type="dxa"/>
          <w:right w:w="70" w:type="dxa"/>
        </w:tblCellMar>
        <w:tblLook w:val="04A0" w:firstRow="1" w:lastRow="0" w:firstColumn="1" w:lastColumn="0" w:noHBand="0" w:noVBand="1"/>
      </w:tblPr>
      <w:tblGrid>
        <w:gridCol w:w="2720"/>
        <w:gridCol w:w="2237"/>
      </w:tblGrid>
      <w:tr w:rsidR="00A517A0" w:rsidRPr="00101C0B" w14:paraId="33FA33E9" w14:textId="77777777" w:rsidTr="00B415EC">
        <w:trPr>
          <w:trHeight w:val="300"/>
        </w:trPr>
        <w:tc>
          <w:tcPr>
            <w:tcW w:w="272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4E883B1B" w14:textId="77777777" w:rsidR="00A517A0" w:rsidRPr="00101C0B" w:rsidRDefault="00A517A0" w:rsidP="00720C06">
            <w:pPr>
              <w:spacing w:line="240" w:lineRule="auto"/>
              <w:jc w:val="left"/>
              <w:rPr>
                <w:rFonts w:eastAsia="Times New Roman" w:cs="Calibri"/>
                <w:b/>
                <w:bCs/>
                <w:color w:val="FFFFFF" w:themeColor="background1"/>
                <w:szCs w:val="21"/>
              </w:rPr>
            </w:pPr>
            <w:r w:rsidRPr="00101C0B">
              <w:rPr>
                <w:rFonts w:eastAsia="Times New Roman" w:cs="Calibri"/>
                <w:b/>
                <w:bCs/>
                <w:color w:val="FFFFFF" w:themeColor="background1"/>
                <w:szCs w:val="21"/>
              </w:rPr>
              <w:t>Lender</w:t>
            </w:r>
          </w:p>
        </w:tc>
        <w:tc>
          <w:tcPr>
            <w:tcW w:w="2237" w:type="dxa"/>
            <w:tcBorders>
              <w:top w:val="single" w:sz="4" w:space="0" w:color="auto"/>
              <w:left w:val="nil"/>
              <w:bottom w:val="single" w:sz="4" w:space="0" w:color="auto"/>
              <w:right w:val="single" w:sz="4" w:space="0" w:color="auto"/>
            </w:tcBorders>
            <w:shd w:val="clear" w:color="auto" w:fill="002060"/>
            <w:noWrap/>
            <w:vAlign w:val="bottom"/>
            <w:hideMark/>
          </w:tcPr>
          <w:p w14:paraId="5B5055D8" w14:textId="77777777" w:rsidR="00A517A0" w:rsidRPr="00101C0B" w:rsidRDefault="00A517A0" w:rsidP="00720C06">
            <w:pPr>
              <w:spacing w:line="240" w:lineRule="auto"/>
              <w:jc w:val="left"/>
              <w:rPr>
                <w:rFonts w:eastAsia="Times New Roman" w:cs="Calibri"/>
                <w:b/>
                <w:bCs/>
                <w:color w:val="FFFFFF" w:themeColor="background1"/>
                <w:szCs w:val="21"/>
              </w:rPr>
            </w:pPr>
            <w:r w:rsidRPr="00101C0B">
              <w:rPr>
                <w:rFonts w:eastAsia="Times New Roman" w:cs="Calibri"/>
                <w:b/>
                <w:bCs/>
                <w:color w:val="FFFFFF" w:themeColor="background1"/>
                <w:szCs w:val="21"/>
              </w:rPr>
              <w:t xml:space="preserve"> Loan </w:t>
            </w:r>
            <w:proofErr w:type="spellStart"/>
            <w:r w:rsidRPr="00101C0B">
              <w:rPr>
                <w:rFonts w:eastAsia="Times New Roman" w:cs="Calibri"/>
                <w:b/>
                <w:bCs/>
                <w:color w:val="FFFFFF" w:themeColor="background1"/>
                <w:szCs w:val="21"/>
              </w:rPr>
              <w:t>Amount</w:t>
            </w:r>
            <w:proofErr w:type="spellEnd"/>
            <w:r w:rsidRPr="00101C0B">
              <w:rPr>
                <w:rFonts w:eastAsia="Times New Roman" w:cs="Calibri"/>
                <w:b/>
                <w:bCs/>
                <w:color w:val="FFFFFF" w:themeColor="background1"/>
                <w:szCs w:val="21"/>
              </w:rPr>
              <w:t xml:space="preserve"> in NOK</w:t>
            </w:r>
          </w:p>
        </w:tc>
      </w:tr>
      <w:tr w:rsidR="00A517A0" w:rsidRPr="00101C0B" w14:paraId="60C5AA20"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0A62F76" w14:textId="77777777"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Gullp Invest AS</w:t>
            </w:r>
          </w:p>
        </w:tc>
        <w:tc>
          <w:tcPr>
            <w:tcW w:w="2237" w:type="dxa"/>
            <w:tcBorders>
              <w:top w:val="nil"/>
              <w:left w:val="nil"/>
              <w:bottom w:val="single" w:sz="4" w:space="0" w:color="auto"/>
              <w:right w:val="single" w:sz="4" w:space="0" w:color="auto"/>
            </w:tcBorders>
            <w:shd w:val="clear" w:color="auto" w:fill="auto"/>
            <w:noWrap/>
            <w:vAlign w:val="bottom"/>
            <w:hideMark/>
          </w:tcPr>
          <w:p w14:paraId="22779617"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266 000,00 </w:t>
            </w:r>
          </w:p>
        </w:tc>
      </w:tr>
      <w:tr w:rsidR="00A517A0" w:rsidRPr="00101C0B" w14:paraId="3BA127CB" w14:textId="617EC53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1A1C6931" w14:textId="59A1F351"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Gunnar Nordbø ENK</w:t>
            </w:r>
          </w:p>
        </w:tc>
        <w:tc>
          <w:tcPr>
            <w:tcW w:w="2237" w:type="dxa"/>
            <w:tcBorders>
              <w:top w:val="nil"/>
              <w:left w:val="nil"/>
              <w:bottom w:val="single" w:sz="4" w:space="0" w:color="auto"/>
              <w:right w:val="single" w:sz="4" w:space="0" w:color="auto"/>
            </w:tcBorders>
            <w:shd w:val="clear" w:color="auto" w:fill="auto"/>
            <w:noWrap/>
            <w:vAlign w:val="bottom"/>
            <w:hideMark/>
          </w:tcPr>
          <w:p w14:paraId="4EFC2EED" w14:textId="757A0A88"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w:t>
            </w:r>
            <w:r w:rsidR="00ED7843">
              <w:rPr>
                <w:rFonts w:eastAsia="Times New Roman" w:cs="Calibri"/>
                <w:color w:val="000000"/>
                <w:szCs w:val="21"/>
              </w:rPr>
              <w:t>750 000</w:t>
            </w:r>
            <w:r w:rsidRPr="00101C0B">
              <w:rPr>
                <w:rFonts w:eastAsia="Times New Roman" w:cs="Calibri"/>
                <w:color w:val="000000"/>
                <w:szCs w:val="21"/>
              </w:rPr>
              <w:t xml:space="preserve">,00 </w:t>
            </w:r>
          </w:p>
        </w:tc>
      </w:tr>
      <w:tr w:rsidR="00A517A0" w:rsidRPr="00101C0B" w14:paraId="70B52505"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0806D97" w14:textId="77777777"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Haugjegla Invest AS</w:t>
            </w:r>
          </w:p>
        </w:tc>
        <w:tc>
          <w:tcPr>
            <w:tcW w:w="2237" w:type="dxa"/>
            <w:tcBorders>
              <w:top w:val="nil"/>
              <w:left w:val="nil"/>
              <w:bottom w:val="single" w:sz="4" w:space="0" w:color="auto"/>
              <w:right w:val="single" w:sz="4" w:space="0" w:color="auto"/>
            </w:tcBorders>
            <w:shd w:val="clear" w:color="auto" w:fill="auto"/>
            <w:noWrap/>
            <w:vAlign w:val="bottom"/>
            <w:hideMark/>
          </w:tcPr>
          <w:p w14:paraId="49F90156"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100 000,00 </w:t>
            </w:r>
          </w:p>
        </w:tc>
      </w:tr>
      <w:tr w:rsidR="00A517A0" w:rsidRPr="00101C0B" w14:paraId="62EBE3B0"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705A166B" w14:textId="77777777"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Morcidea AS</w:t>
            </w:r>
          </w:p>
        </w:tc>
        <w:tc>
          <w:tcPr>
            <w:tcW w:w="2237" w:type="dxa"/>
            <w:tcBorders>
              <w:top w:val="nil"/>
              <w:left w:val="nil"/>
              <w:bottom w:val="single" w:sz="4" w:space="0" w:color="auto"/>
              <w:right w:val="single" w:sz="4" w:space="0" w:color="auto"/>
            </w:tcBorders>
            <w:shd w:val="clear" w:color="auto" w:fill="auto"/>
            <w:noWrap/>
            <w:vAlign w:val="bottom"/>
            <w:hideMark/>
          </w:tcPr>
          <w:p w14:paraId="4B1AEC66"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250 000,00 </w:t>
            </w:r>
          </w:p>
        </w:tc>
      </w:tr>
      <w:tr w:rsidR="00A517A0" w:rsidRPr="00101C0B" w14:paraId="50BE8B0D"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0E8AC097" w14:textId="77777777"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Quality Group Invest AS</w:t>
            </w:r>
          </w:p>
        </w:tc>
        <w:tc>
          <w:tcPr>
            <w:tcW w:w="2237" w:type="dxa"/>
            <w:tcBorders>
              <w:top w:val="nil"/>
              <w:left w:val="nil"/>
              <w:bottom w:val="single" w:sz="4" w:space="0" w:color="auto"/>
              <w:right w:val="single" w:sz="4" w:space="0" w:color="auto"/>
            </w:tcBorders>
            <w:shd w:val="clear" w:color="auto" w:fill="auto"/>
            <w:noWrap/>
            <w:vAlign w:val="bottom"/>
            <w:hideMark/>
          </w:tcPr>
          <w:p w14:paraId="7C0B18AC"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100 000,00 </w:t>
            </w:r>
          </w:p>
        </w:tc>
      </w:tr>
      <w:tr w:rsidR="00A517A0" w:rsidRPr="00101C0B" w14:paraId="081EE67F"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8E94245" w14:textId="77777777"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Superiore Capital AS</w:t>
            </w:r>
          </w:p>
        </w:tc>
        <w:tc>
          <w:tcPr>
            <w:tcW w:w="2237" w:type="dxa"/>
            <w:tcBorders>
              <w:top w:val="nil"/>
              <w:left w:val="nil"/>
              <w:bottom w:val="single" w:sz="4" w:space="0" w:color="auto"/>
              <w:right w:val="single" w:sz="4" w:space="0" w:color="auto"/>
            </w:tcBorders>
            <w:shd w:val="clear" w:color="auto" w:fill="auto"/>
            <w:noWrap/>
            <w:vAlign w:val="bottom"/>
            <w:hideMark/>
          </w:tcPr>
          <w:p w14:paraId="67A03505"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100 000,00 </w:t>
            </w:r>
          </w:p>
        </w:tc>
      </w:tr>
      <w:tr w:rsidR="00A517A0" w:rsidRPr="00101C0B" w14:paraId="3B2C40EB"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47D5C46" w14:textId="77777777" w:rsidR="00A517A0" w:rsidRPr="00101C0B" w:rsidRDefault="00A517A0" w:rsidP="00720C06">
            <w:pPr>
              <w:spacing w:line="240" w:lineRule="auto"/>
              <w:jc w:val="left"/>
              <w:rPr>
                <w:rFonts w:eastAsia="Times New Roman" w:cs="Calibri"/>
                <w:color w:val="000000"/>
                <w:szCs w:val="21"/>
              </w:rPr>
            </w:pPr>
            <w:r w:rsidRPr="00101C0B">
              <w:rPr>
                <w:rFonts w:eastAsia="Times New Roman" w:cs="Calibri"/>
                <w:color w:val="000000"/>
                <w:szCs w:val="21"/>
              </w:rPr>
              <w:t>Shield International Ltd</w:t>
            </w:r>
          </w:p>
        </w:tc>
        <w:tc>
          <w:tcPr>
            <w:tcW w:w="2237" w:type="dxa"/>
            <w:tcBorders>
              <w:top w:val="nil"/>
              <w:left w:val="nil"/>
              <w:bottom w:val="single" w:sz="4" w:space="0" w:color="auto"/>
              <w:right w:val="single" w:sz="4" w:space="0" w:color="auto"/>
            </w:tcBorders>
            <w:shd w:val="clear" w:color="auto" w:fill="auto"/>
            <w:noWrap/>
            <w:vAlign w:val="bottom"/>
            <w:hideMark/>
          </w:tcPr>
          <w:p w14:paraId="78499D80" w14:textId="77777777" w:rsidR="00A517A0" w:rsidRPr="00101C0B" w:rsidRDefault="00A517A0" w:rsidP="00720C06">
            <w:pPr>
              <w:spacing w:line="240" w:lineRule="auto"/>
              <w:jc w:val="right"/>
              <w:rPr>
                <w:rFonts w:eastAsia="Times New Roman" w:cs="Calibri"/>
                <w:color w:val="000000"/>
                <w:szCs w:val="21"/>
              </w:rPr>
            </w:pPr>
            <w:r w:rsidRPr="00101C0B">
              <w:rPr>
                <w:rFonts w:eastAsia="Times New Roman" w:cs="Calibri"/>
                <w:color w:val="000000"/>
                <w:szCs w:val="21"/>
              </w:rPr>
              <w:t xml:space="preserve">                   402 000,00 </w:t>
            </w:r>
          </w:p>
        </w:tc>
      </w:tr>
      <w:tr w:rsidR="00A517A0" w:rsidRPr="00101C0B" w14:paraId="55224ED6" w14:textId="77777777" w:rsidTr="00B415EC">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BC3564F" w14:textId="77777777" w:rsidR="00A517A0" w:rsidRPr="00101C0B" w:rsidRDefault="00A517A0" w:rsidP="00720C06">
            <w:pPr>
              <w:spacing w:line="240" w:lineRule="auto"/>
              <w:jc w:val="left"/>
              <w:rPr>
                <w:rFonts w:eastAsia="Times New Roman" w:cs="Calibri"/>
                <w:b/>
                <w:bCs/>
                <w:color w:val="000000"/>
                <w:szCs w:val="21"/>
              </w:rPr>
            </w:pPr>
            <w:r w:rsidRPr="00101C0B">
              <w:rPr>
                <w:rFonts w:eastAsia="Times New Roman" w:cs="Calibri"/>
                <w:b/>
                <w:bCs/>
                <w:color w:val="000000"/>
                <w:szCs w:val="21"/>
              </w:rPr>
              <w:t>In total</w:t>
            </w:r>
          </w:p>
        </w:tc>
        <w:tc>
          <w:tcPr>
            <w:tcW w:w="2237" w:type="dxa"/>
            <w:tcBorders>
              <w:top w:val="nil"/>
              <w:left w:val="nil"/>
              <w:bottom w:val="single" w:sz="4" w:space="0" w:color="auto"/>
              <w:right w:val="single" w:sz="4" w:space="0" w:color="auto"/>
            </w:tcBorders>
            <w:shd w:val="clear" w:color="auto" w:fill="auto"/>
            <w:noWrap/>
            <w:vAlign w:val="bottom"/>
            <w:hideMark/>
          </w:tcPr>
          <w:p w14:paraId="7FD2CD7E" w14:textId="30811850" w:rsidR="00A517A0" w:rsidRPr="00101C0B" w:rsidRDefault="007C02FF" w:rsidP="00720C06">
            <w:pPr>
              <w:spacing w:line="240" w:lineRule="auto"/>
              <w:jc w:val="right"/>
              <w:rPr>
                <w:rFonts w:eastAsia="Times New Roman" w:cs="Calibri"/>
                <w:b/>
                <w:bCs/>
                <w:color w:val="000000"/>
                <w:szCs w:val="21"/>
              </w:rPr>
            </w:pPr>
            <w:r>
              <w:rPr>
                <w:rFonts w:eastAsia="Times New Roman" w:cs="Calibri"/>
                <w:b/>
                <w:bCs/>
                <w:color w:val="000000"/>
                <w:szCs w:val="21"/>
              </w:rPr>
              <w:t>1 968 000,00</w:t>
            </w:r>
            <w:r w:rsidR="00A517A0" w:rsidRPr="00101C0B">
              <w:rPr>
                <w:rFonts w:eastAsia="Times New Roman" w:cs="Calibri"/>
                <w:b/>
                <w:bCs/>
                <w:color w:val="000000"/>
                <w:szCs w:val="21"/>
              </w:rPr>
              <w:t xml:space="preserve"> </w:t>
            </w:r>
          </w:p>
        </w:tc>
      </w:tr>
    </w:tbl>
    <w:p w14:paraId="20374F85" w14:textId="77777777" w:rsidR="00A517A0" w:rsidRPr="00277CC4" w:rsidRDefault="00A517A0" w:rsidP="00A517A0">
      <w:pPr>
        <w:jc w:val="center"/>
        <w:rPr>
          <w:lang w:val="en-US"/>
        </w:rPr>
      </w:pPr>
    </w:p>
    <w:p w14:paraId="2E13BF7F" w14:textId="77777777" w:rsidR="0081301F" w:rsidRDefault="0081301F" w:rsidP="00A517A0">
      <w:pPr>
        <w:rPr>
          <w:lang w:val="en-US"/>
        </w:rPr>
      </w:pPr>
    </w:p>
    <w:p w14:paraId="416906A4" w14:textId="77777777" w:rsidR="00E3489C" w:rsidRDefault="00E3489C" w:rsidP="00A517A0">
      <w:pPr>
        <w:rPr>
          <w:lang w:val="en-US"/>
        </w:rPr>
      </w:pPr>
    </w:p>
    <w:p w14:paraId="62F57E7E" w14:textId="77777777" w:rsidR="00E3489C" w:rsidRDefault="00E3489C" w:rsidP="00A517A0">
      <w:pPr>
        <w:rPr>
          <w:lang w:val="en-US"/>
        </w:rPr>
      </w:pPr>
    </w:p>
    <w:p w14:paraId="20721BD8" w14:textId="77777777" w:rsidR="00E3489C" w:rsidRDefault="00E3489C" w:rsidP="00A517A0">
      <w:pPr>
        <w:rPr>
          <w:lang w:val="en-US"/>
        </w:rPr>
      </w:pPr>
    </w:p>
    <w:p w14:paraId="0A87D3F7" w14:textId="77777777" w:rsidR="00E3489C" w:rsidRDefault="00E3489C" w:rsidP="00A517A0">
      <w:pPr>
        <w:rPr>
          <w:lang w:val="en-US"/>
        </w:rPr>
      </w:pPr>
    </w:p>
    <w:p w14:paraId="5610250C" w14:textId="77777777" w:rsidR="00E3489C" w:rsidRDefault="00E3489C" w:rsidP="00A517A0">
      <w:pPr>
        <w:rPr>
          <w:lang w:val="en-US"/>
        </w:rPr>
      </w:pPr>
    </w:p>
    <w:tbl>
      <w:tblPr>
        <w:tblStyle w:val="Tabellrutenett"/>
        <w:tblW w:w="5001"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234"/>
        <w:gridCol w:w="5234"/>
      </w:tblGrid>
      <w:tr w:rsidR="00E3489C" w:rsidRPr="00C20FD0" w14:paraId="6471B7E6" w14:textId="77777777" w:rsidTr="00805001">
        <w:tc>
          <w:tcPr>
            <w:tcW w:w="2500" w:type="pct"/>
            <w:tcBorders>
              <w:right w:val="single" w:sz="4" w:space="0" w:color="auto"/>
            </w:tcBorders>
          </w:tcPr>
          <w:p w14:paraId="2A145229" w14:textId="77777777" w:rsidR="00E3489C" w:rsidRPr="00A671CF" w:rsidRDefault="00E3489C" w:rsidP="00805001">
            <w:pPr>
              <w:pStyle w:val="Brdtekst"/>
              <w:spacing w:after="120" w:line="264" w:lineRule="exact"/>
              <w:rPr>
                <w:rFonts w:ascii="Cambria" w:hAnsi="Cambria"/>
                <w:sz w:val="20"/>
              </w:rPr>
            </w:pPr>
            <w:r w:rsidRPr="00A671CF">
              <w:rPr>
                <w:rFonts w:ascii="Cambria" w:hAnsi="Cambria"/>
                <w:b/>
                <w:bCs/>
                <w:sz w:val="20"/>
              </w:rPr>
              <w:t>Vedlegg 3</w:t>
            </w:r>
            <w:r w:rsidRPr="00A671CF">
              <w:rPr>
                <w:rFonts w:ascii="Cambria" w:hAnsi="Cambria"/>
                <w:sz w:val="20"/>
              </w:rPr>
              <w:t>: Oversikt over personer som gis rett til å tegne det konvertible lånet på NOK 750 000, Ref punkt 3.3</w:t>
            </w:r>
          </w:p>
          <w:p w14:paraId="68A0BBEB" w14:textId="77777777" w:rsidR="00E3489C" w:rsidRPr="00A671CF" w:rsidRDefault="00E3489C" w:rsidP="00805001">
            <w:pPr>
              <w:pStyle w:val="Brdtekst"/>
              <w:spacing w:after="120" w:line="264" w:lineRule="exact"/>
              <w:rPr>
                <w:rFonts w:ascii="Cambria" w:hAnsi="Cambria"/>
                <w:sz w:val="20"/>
              </w:rPr>
            </w:pPr>
          </w:p>
          <w:p w14:paraId="79561C15" w14:textId="77777777" w:rsidR="00E3489C" w:rsidRPr="00A671CF" w:rsidRDefault="00E3489C" w:rsidP="00805001">
            <w:pPr>
              <w:pStyle w:val="Brdtekst"/>
              <w:spacing w:after="120" w:line="264" w:lineRule="exact"/>
              <w:rPr>
                <w:rFonts w:ascii="Cambria" w:hAnsi="Cambria"/>
                <w:sz w:val="20"/>
                <w:szCs w:val="20"/>
              </w:rPr>
            </w:pPr>
          </w:p>
        </w:tc>
        <w:tc>
          <w:tcPr>
            <w:tcW w:w="2500" w:type="pct"/>
            <w:tcBorders>
              <w:left w:val="single" w:sz="4" w:space="0" w:color="auto"/>
            </w:tcBorders>
          </w:tcPr>
          <w:p w14:paraId="0D1E74C1" w14:textId="77777777" w:rsidR="00E3489C" w:rsidRPr="00A671CF" w:rsidRDefault="00E3489C" w:rsidP="00805001">
            <w:pPr>
              <w:pStyle w:val="Brdtekst"/>
              <w:spacing w:after="120" w:line="264" w:lineRule="exact"/>
              <w:rPr>
                <w:rFonts w:ascii="Cambria" w:hAnsi="Cambria"/>
                <w:sz w:val="20"/>
                <w:szCs w:val="20"/>
                <w:lang w:val="en-GB"/>
              </w:rPr>
            </w:pPr>
            <w:r w:rsidRPr="00A671CF">
              <w:rPr>
                <w:rFonts w:ascii="Cambria" w:hAnsi="Cambria"/>
                <w:b/>
                <w:bCs/>
                <w:sz w:val="20"/>
                <w:lang w:val="en-US"/>
              </w:rPr>
              <w:t>Appendix</w:t>
            </w:r>
            <w:r w:rsidRPr="00A671CF">
              <w:rPr>
                <w:rFonts w:ascii="Cambria" w:hAnsi="Cambria"/>
                <w:sz w:val="20"/>
                <w:lang w:val="en-GB"/>
              </w:rPr>
              <w:t xml:space="preserve"> 3: Overview of the persons entitled to subscribe for the convertible loan of NOK 750 000, Ref. to section 3.3.</w:t>
            </w:r>
          </w:p>
        </w:tc>
      </w:tr>
    </w:tbl>
    <w:p w14:paraId="48F3C2D1" w14:textId="77777777" w:rsidR="00E3489C" w:rsidRPr="00A671CF" w:rsidRDefault="00E3489C" w:rsidP="00A517A0">
      <w:pPr>
        <w:rPr>
          <w:lang w:val="en-US"/>
        </w:rPr>
      </w:pPr>
    </w:p>
    <w:p w14:paraId="051B1788" w14:textId="77777777" w:rsidR="00E3489C" w:rsidRPr="00A671CF" w:rsidRDefault="00E3489C" w:rsidP="00A517A0">
      <w:pPr>
        <w:rPr>
          <w:lang w:val="en-US"/>
        </w:rPr>
      </w:pPr>
    </w:p>
    <w:tbl>
      <w:tblPr>
        <w:tblW w:w="4957" w:type="dxa"/>
        <w:tblCellMar>
          <w:left w:w="70" w:type="dxa"/>
          <w:right w:w="70" w:type="dxa"/>
        </w:tblCellMar>
        <w:tblLook w:val="04A0" w:firstRow="1" w:lastRow="0" w:firstColumn="1" w:lastColumn="0" w:noHBand="0" w:noVBand="1"/>
      </w:tblPr>
      <w:tblGrid>
        <w:gridCol w:w="2720"/>
        <w:gridCol w:w="2237"/>
      </w:tblGrid>
      <w:tr w:rsidR="00E3489C" w:rsidRPr="00A671CF" w14:paraId="4EDF84BE" w14:textId="77777777" w:rsidTr="00805001">
        <w:trPr>
          <w:trHeight w:val="300"/>
        </w:trPr>
        <w:tc>
          <w:tcPr>
            <w:tcW w:w="2720"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49E5CD3C" w14:textId="77777777" w:rsidR="00E3489C" w:rsidRPr="00A671CF" w:rsidRDefault="00E3489C" w:rsidP="00805001">
            <w:pPr>
              <w:spacing w:line="240" w:lineRule="auto"/>
              <w:jc w:val="left"/>
              <w:rPr>
                <w:rFonts w:eastAsia="Times New Roman" w:cs="Calibri"/>
                <w:b/>
                <w:bCs/>
                <w:color w:val="FFFFFF" w:themeColor="background1"/>
                <w:szCs w:val="21"/>
              </w:rPr>
            </w:pPr>
            <w:r w:rsidRPr="00A671CF">
              <w:rPr>
                <w:rFonts w:eastAsia="Times New Roman" w:cs="Calibri"/>
                <w:b/>
                <w:bCs/>
                <w:color w:val="FFFFFF" w:themeColor="background1"/>
                <w:szCs w:val="21"/>
              </w:rPr>
              <w:t>Lender</w:t>
            </w:r>
          </w:p>
        </w:tc>
        <w:tc>
          <w:tcPr>
            <w:tcW w:w="2237" w:type="dxa"/>
            <w:tcBorders>
              <w:top w:val="single" w:sz="4" w:space="0" w:color="auto"/>
              <w:left w:val="nil"/>
              <w:bottom w:val="single" w:sz="4" w:space="0" w:color="auto"/>
              <w:right w:val="single" w:sz="4" w:space="0" w:color="auto"/>
            </w:tcBorders>
            <w:shd w:val="clear" w:color="auto" w:fill="002060"/>
            <w:noWrap/>
            <w:vAlign w:val="bottom"/>
            <w:hideMark/>
          </w:tcPr>
          <w:p w14:paraId="0FFF43FA" w14:textId="77777777" w:rsidR="00E3489C" w:rsidRPr="00A671CF" w:rsidRDefault="00E3489C" w:rsidP="00805001">
            <w:pPr>
              <w:spacing w:line="240" w:lineRule="auto"/>
              <w:jc w:val="left"/>
              <w:rPr>
                <w:rFonts w:eastAsia="Times New Roman" w:cs="Calibri"/>
                <w:b/>
                <w:bCs/>
                <w:color w:val="FFFFFF" w:themeColor="background1"/>
                <w:szCs w:val="21"/>
              </w:rPr>
            </w:pPr>
            <w:r w:rsidRPr="00A671CF">
              <w:rPr>
                <w:rFonts w:eastAsia="Times New Roman" w:cs="Calibri"/>
                <w:b/>
                <w:bCs/>
                <w:color w:val="FFFFFF" w:themeColor="background1"/>
                <w:szCs w:val="21"/>
              </w:rPr>
              <w:t xml:space="preserve"> Loan </w:t>
            </w:r>
            <w:proofErr w:type="spellStart"/>
            <w:r w:rsidRPr="00A671CF">
              <w:rPr>
                <w:rFonts w:eastAsia="Times New Roman" w:cs="Calibri"/>
                <w:b/>
                <w:bCs/>
                <w:color w:val="FFFFFF" w:themeColor="background1"/>
                <w:szCs w:val="21"/>
              </w:rPr>
              <w:t>Amount</w:t>
            </w:r>
            <w:proofErr w:type="spellEnd"/>
            <w:r w:rsidRPr="00A671CF">
              <w:rPr>
                <w:rFonts w:eastAsia="Times New Roman" w:cs="Calibri"/>
                <w:b/>
                <w:bCs/>
                <w:color w:val="FFFFFF" w:themeColor="background1"/>
                <w:szCs w:val="21"/>
              </w:rPr>
              <w:t xml:space="preserve"> in NOK</w:t>
            </w:r>
          </w:p>
        </w:tc>
      </w:tr>
      <w:tr w:rsidR="00E3489C" w:rsidRPr="00A671CF" w14:paraId="56373FF9" w14:textId="77777777" w:rsidTr="00805001">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123C0498" w14:textId="77777777" w:rsidR="00E3489C" w:rsidRPr="00A671CF" w:rsidRDefault="00E3489C" w:rsidP="00805001">
            <w:pPr>
              <w:spacing w:line="240" w:lineRule="auto"/>
              <w:jc w:val="left"/>
              <w:rPr>
                <w:rFonts w:eastAsia="Times New Roman" w:cs="Calibri"/>
                <w:color w:val="000000"/>
                <w:szCs w:val="21"/>
              </w:rPr>
            </w:pPr>
            <w:r w:rsidRPr="00A671CF">
              <w:rPr>
                <w:rFonts w:eastAsia="Times New Roman" w:cs="Calibri"/>
                <w:color w:val="000000"/>
                <w:szCs w:val="21"/>
              </w:rPr>
              <w:t>Gunnar Nordbø ENK</w:t>
            </w:r>
          </w:p>
        </w:tc>
        <w:tc>
          <w:tcPr>
            <w:tcW w:w="2237" w:type="dxa"/>
            <w:tcBorders>
              <w:top w:val="nil"/>
              <w:left w:val="nil"/>
              <w:bottom w:val="single" w:sz="4" w:space="0" w:color="auto"/>
              <w:right w:val="single" w:sz="4" w:space="0" w:color="auto"/>
            </w:tcBorders>
            <w:shd w:val="clear" w:color="auto" w:fill="auto"/>
            <w:noWrap/>
            <w:vAlign w:val="bottom"/>
            <w:hideMark/>
          </w:tcPr>
          <w:p w14:paraId="2388E7F4" w14:textId="77777777" w:rsidR="00E3489C" w:rsidRPr="00A671CF" w:rsidRDefault="00E3489C" w:rsidP="00805001">
            <w:pPr>
              <w:spacing w:line="240" w:lineRule="auto"/>
              <w:jc w:val="right"/>
              <w:rPr>
                <w:rFonts w:eastAsia="Times New Roman" w:cs="Calibri"/>
                <w:color w:val="000000"/>
                <w:szCs w:val="21"/>
              </w:rPr>
            </w:pPr>
            <w:r w:rsidRPr="00A671CF">
              <w:rPr>
                <w:rFonts w:eastAsia="Times New Roman" w:cs="Calibri"/>
                <w:color w:val="000000"/>
                <w:szCs w:val="21"/>
              </w:rPr>
              <w:t xml:space="preserve">               750 000,00 </w:t>
            </w:r>
          </w:p>
        </w:tc>
      </w:tr>
      <w:tr w:rsidR="00E3489C" w:rsidRPr="00101C0B" w14:paraId="15050F68" w14:textId="77777777" w:rsidTr="00805001">
        <w:trPr>
          <w:trHeight w:val="300"/>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4568F99A" w14:textId="77777777" w:rsidR="00E3489C" w:rsidRPr="00A671CF" w:rsidRDefault="00E3489C" w:rsidP="00805001">
            <w:pPr>
              <w:spacing w:line="240" w:lineRule="auto"/>
              <w:jc w:val="left"/>
              <w:rPr>
                <w:rFonts w:eastAsia="Times New Roman" w:cs="Calibri"/>
                <w:b/>
                <w:bCs/>
                <w:color w:val="000000"/>
                <w:szCs w:val="21"/>
              </w:rPr>
            </w:pPr>
            <w:r w:rsidRPr="00A671CF">
              <w:rPr>
                <w:rFonts w:eastAsia="Times New Roman" w:cs="Calibri"/>
                <w:b/>
                <w:bCs/>
                <w:color w:val="000000"/>
                <w:szCs w:val="21"/>
              </w:rPr>
              <w:t>In total</w:t>
            </w:r>
          </w:p>
        </w:tc>
        <w:tc>
          <w:tcPr>
            <w:tcW w:w="2237" w:type="dxa"/>
            <w:tcBorders>
              <w:top w:val="nil"/>
              <w:left w:val="nil"/>
              <w:bottom w:val="single" w:sz="4" w:space="0" w:color="auto"/>
              <w:right w:val="single" w:sz="4" w:space="0" w:color="auto"/>
            </w:tcBorders>
            <w:shd w:val="clear" w:color="auto" w:fill="auto"/>
            <w:noWrap/>
            <w:vAlign w:val="bottom"/>
            <w:hideMark/>
          </w:tcPr>
          <w:p w14:paraId="673C7298" w14:textId="238E90AE" w:rsidR="00E3489C" w:rsidRPr="00101C0B" w:rsidRDefault="00320BB2" w:rsidP="00805001">
            <w:pPr>
              <w:spacing w:line="240" w:lineRule="auto"/>
              <w:jc w:val="right"/>
              <w:rPr>
                <w:rFonts w:eastAsia="Times New Roman" w:cs="Calibri"/>
                <w:b/>
                <w:bCs/>
                <w:color w:val="000000"/>
                <w:szCs w:val="21"/>
              </w:rPr>
            </w:pPr>
            <w:r w:rsidRPr="00A671CF">
              <w:rPr>
                <w:rFonts w:eastAsia="Times New Roman" w:cs="Calibri"/>
                <w:b/>
                <w:bCs/>
                <w:color w:val="000000"/>
                <w:szCs w:val="21"/>
              </w:rPr>
              <w:t>750</w:t>
            </w:r>
            <w:r w:rsidR="00E3489C" w:rsidRPr="00A671CF">
              <w:rPr>
                <w:rFonts w:eastAsia="Times New Roman" w:cs="Calibri"/>
                <w:b/>
                <w:bCs/>
                <w:color w:val="000000"/>
                <w:szCs w:val="21"/>
              </w:rPr>
              <w:t xml:space="preserve"> 000,00</w:t>
            </w:r>
            <w:r w:rsidR="00E3489C" w:rsidRPr="00101C0B">
              <w:rPr>
                <w:rFonts w:eastAsia="Times New Roman" w:cs="Calibri"/>
                <w:b/>
                <w:bCs/>
                <w:color w:val="000000"/>
                <w:szCs w:val="21"/>
              </w:rPr>
              <w:t xml:space="preserve"> </w:t>
            </w:r>
          </w:p>
        </w:tc>
      </w:tr>
    </w:tbl>
    <w:p w14:paraId="0CAFA8A7" w14:textId="77777777" w:rsidR="00E3489C" w:rsidRPr="00A517A0" w:rsidRDefault="00E3489C" w:rsidP="00A517A0">
      <w:pPr>
        <w:rPr>
          <w:lang w:val="en-US"/>
        </w:rPr>
      </w:pPr>
    </w:p>
    <w:sectPr w:rsidR="00E3489C" w:rsidRPr="00A517A0" w:rsidSect="00A517A0">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6495C" w14:textId="77777777" w:rsidR="00330A72" w:rsidRDefault="00330A72" w:rsidP="008F03C4">
      <w:pPr>
        <w:spacing w:line="240" w:lineRule="auto"/>
      </w:pPr>
      <w:r>
        <w:separator/>
      </w:r>
    </w:p>
  </w:endnote>
  <w:endnote w:type="continuationSeparator" w:id="0">
    <w:p w14:paraId="35C7FC45" w14:textId="77777777" w:rsidR="00330A72" w:rsidRDefault="00330A72" w:rsidP="008F03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900A3" w14:textId="77777777" w:rsidR="00ED7843" w:rsidRDefault="00ED784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CCE98" w14:textId="77777777" w:rsidR="00ED7843" w:rsidRDefault="00ED7843">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87755" w14:textId="77777777" w:rsidR="00ED7843" w:rsidRDefault="00ED7843">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CD4B3" w14:textId="77777777" w:rsidR="00330A72" w:rsidRDefault="00330A72" w:rsidP="008F03C4">
      <w:pPr>
        <w:spacing w:line="240" w:lineRule="auto"/>
      </w:pPr>
      <w:r>
        <w:separator/>
      </w:r>
    </w:p>
  </w:footnote>
  <w:footnote w:type="continuationSeparator" w:id="0">
    <w:p w14:paraId="43D9AD4A" w14:textId="77777777" w:rsidR="00330A72" w:rsidRDefault="00330A72" w:rsidP="008F03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7353" w14:textId="77777777" w:rsidR="00ED7843" w:rsidRDefault="00ED784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D0915" w14:textId="77777777" w:rsidR="00ED7843" w:rsidRDefault="00ED7843">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727B0" w14:textId="77777777" w:rsidR="00ED7843" w:rsidRDefault="00ED7843">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2DD2"/>
    <w:multiLevelType w:val="hybridMultilevel"/>
    <w:tmpl w:val="D0FE2430"/>
    <w:lvl w:ilvl="0" w:tplc="DE748626">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40E4864"/>
    <w:multiLevelType w:val="hybridMultilevel"/>
    <w:tmpl w:val="C25264F8"/>
    <w:lvl w:ilvl="0" w:tplc="FFFFFFFF">
      <w:start w:val="1"/>
      <w:numFmt w:val="lowerRoman"/>
      <w:lvlText w:val="(%1)"/>
      <w:lvlJc w:val="left"/>
      <w:pPr>
        <w:ind w:left="567" w:hanging="51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A72980"/>
    <w:multiLevelType w:val="multilevel"/>
    <w:tmpl w:val="99FCEC26"/>
    <w:styleLink w:val="Stil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91766E"/>
    <w:multiLevelType w:val="hybridMultilevel"/>
    <w:tmpl w:val="56625BD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6BE3612"/>
    <w:multiLevelType w:val="multilevel"/>
    <w:tmpl w:val="7E9A6B6A"/>
    <w:numStyleLink w:val="Stil2"/>
  </w:abstractNum>
  <w:abstractNum w:abstractNumId="5" w15:restartNumberingAfterBreak="0">
    <w:nsid w:val="1F5D7716"/>
    <w:multiLevelType w:val="multilevel"/>
    <w:tmpl w:val="7E9A6B6A"/>
    <w:styleLink w:val="Stil2"/>
    <w:lvl w:ilvl="0">
      <w:start w:val="1"/>
      <w:numFmt w:val="decimal"/>
      <w:lvlText w:val="%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3D798E"/>
    <w:multiLevelType w:val="hybridMultilevel"/>
    <w:tmpl w:val="26AE255C"/>
    <w:lvl w:ilvl="0" w:tplc="CEC4C55A">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0466812"/>
    <w:multiLevelType w:val="multilevel"/>
    <w:tmpl w:val="7E9A6B6A"/>
    <w:numStyleLink w:val="Stil2"/>
  </w:abstractNum>
  <w:abstractNum w:abstractNumId="8" w15:restartNumberingAfterBreak="0">
    <w:nsid w:val="2D4F5D57"/>
    <w:multiLevelType w:val="hybridMultilevel"/>
    <w:tmpl w:val="8E083B20"/>
    <w:lvl w:ilvl="0" w:tplc="FFFFFFFF">
      <w:start w:val="1"/>
      <w:numFmt w:val="lowerRoman"/>
      <w:lvlText w:val="(%1)"/>
      <w:lvlJc w:val="left"/>
      <w:pPr>
        <w:ind w:left="567" w:hanging="51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B230F9"/>
    <w:multiLevelType w:val="hybridMultilevel"/>
    <w:tmpl w:val="E0BA02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3A1B63BF"/>
    <w:multiLevelType w:val="hybridMultilevel"/>
    <w:tmpl w:val="8E083B20"/>
    <w:lvl w:ilvl="0" w:tplc="CE702D4A">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3FF86078"/>
    <w:multiLevelType w:val="hybridMultilevel"/>
    <w:tmpl w:val="0AC20F14"/>
    <w:lvl w:ilvl="0" w:tplc="78F6150C">
      <w:start w:val="1"/>
      <w:numFmt w:val="lowerRoman"/>
      <w:lvlText w:val="(%1)"/>
      <w:lvlJc w:val="left"/>
      <w:pPr>
        <w:ind w:left="567" w:hanging="510"/>
      </w:pPr>
      <w:rPr>
        <w:rFonts w:hint="default"/>
        <w:i/>
        <w:iCs/>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4C3302B3"/>
    <w:multiLevelType w:val="hybridMultilevel"/>
    <w:tmpl w:val="717033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597942A1"/>
    <w:multiLevelType w:val="multilevel"/>
    <w:tmpl w:val="99FCEC26"/>
    <w:numStyleLink w:val="Stil1"/>
  </w:abstractNum>
  <w:abstractNum w:abstractNumId="14" w15:restartNumberingAfterBreak="0">
    <w:nsid w:val="649C7290"/>
    <w:multiLevelType w:val="multilevel"/>
    <w:tmpl w:val="F9A039A4"/>
    <w:lvl w:ilvl="0">
      <w:start w:val="1"/>
      <w:numFmt w:val="decimal"/>
      <w:pStyle w:val="Overskrift1"/>
      <w:lvlText w:val="%1"/>
      <w:lvlJc w:val="left"/>
      <w:pPr>
        <w:tabs>
          <w:tab w:val="num" w:pos="851"/>
        </w:tabs>
        <w:ind w:left="851" w:hanging="851"/>
      </w:pPr>
      <w:rPr>
        <w:rFonts w:hint="default"/>
        <w:b/>
        <w:i w:val="0"/>
      </w:rPr>
    </w:lvl>
    <w:lvl w:ilvl="1">
      <w:start w:val="1"/>
      <w:numFmt w:val="decimal"/>
      <w:pStyle w:val="Overskrift2"/>
      <w:lvlText w:val="%1.%2"/>
      <w:lvlJc w:val="left"/>
      <w:pPr>
        <w:tabs>
          <w:tab w:val="num" w:pos="851"/>
        </w:tabs>
        <w:ind w:left="851" w:hanging="851"/>
      </w:pPr>
      <w:rPr>
        <w:rFonts w:hint="default"/>
        <w:b/>
        <w:i w:val="0"/>
      </w:rPr>
    </w:lvl>
    <w:lvl w:ilvl="2">
      <w:start w:val="1"/>
      <w:numFmt w:val="decimal"/>
      <w:pStyle w:val="Overskrift3"/>
      <w:lvlText w:val="%1.%2.%3"/>
      <w:lvlJc w:val="left"/>
      <w:pPr>
        <w:tabs>
          <w:tab w:val="num" w:pos="851"/>
        </w:tabs>
        <w:ind w:left="851" w:hanging="851"/>
      </w:pPr>
      <w:rPr>
        <w:rFonts w:hint="default"/>
        <w:b w:val="0"/>
        <w:i w:val="0"/>
      </w:rPr>
    </w:lvl>
    <w:lvl w:ilvl="3">
      <w:start w:val="1"/>
      <w:numFmt w:val="decimal"/>
      <w:pStyle w:val="Overskrift4"/>
      <w:lvlText w:val="%1.%2.%3.%4"/>
      <w:lvlJc w:val="left"/>
      <w:pPr>
        <w:tabs>
          <w:tab w:val="num" w:pos="851"/>
        </w:tabs>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DC03030"/>
    <w:multiLevelType w:val="hybridMultilevel"/>
    <w:tmpl w:val="9F9EF9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74646F89"/>
    <w:multiLevelType w:val="multilevel"/>
    <w:tmpl w:val="7E9A6B6A"/>
    <w:numStyleLink w:val="Stil2"/>
  </w:abstractNum>
  <w:abstractNum w:abstractNumId="17" w15:restartNumberingAfterBreak="0">
    <w:nsid w:val="7655615C"/>
    <w:multiLevelType w:val="multilevel"/>
    <w:tmpl w:val="C9C892AE"/>
    <w:lvl w:ilvl="0">
      <w:start w:val="1"/>
      <w:numFmt w:val="decimal"/>
      <w:pStyle w:val="Bilag"/>
      <w:lvlText w:val="Bilag %1: "/>
      <w:lvlJc w:val="left"/>
      <w:pPr>
        <w:ind w:left="2552"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num w:numId="1" w16cid:durableId="1999727394">
    <w:abstractNumId w:val="14"/>
  </w:num>
  <w:num w:numId="2" w16cid:durableId="1971594326">
    <w:abstractNumId w:val="14"/>
  </w:num>
  <w:num w:numId="3" w16cid:durableId="1188641169">
    <w:abstractNumId w:val="14"/>
  </w:num>
  <w:num w:numId="4" w16cid:durableId="929387087">
    <w:abstractNumId w:val="14"/>
  </w:num>
  <w:num w:numId="5" w16cid:durableId="1415585493">
    <w:abstractNumId w:val="17"/>
  </w:num>
  <w:num w:numId="6" w16cid:durableId="116996458">
    <w:abstractNumId w:val="9"/>
  </w:num>
  <w:num w:numId="7" w16cid:durableId="1264613793">
    <w:abstractNumId w:val="13"/>
  </w:num>
  <w:num w:numId="8" w16cid:durableId="1550142605">
    <w:abstractNumId w:val="2"/>
  </w:num>
  <w:num w:numId="9" w16cid:durableId="108397378">
    <w:abstractNumId w:val="7"/>
  </w:num>
  <w:num w:numId="10" w16cid:durableId="347871376">
    <w:abstractNumId w:val="5"/>
  </w:num>
  <w:num w:numId="11" w16cid:durableId="142048267">
    <w:abstractNumId w:val="16"/>
  </w:num>
  <w:num w:numId="12" w16cid:durableId="1442336612">
    <w:abstractNumId w:val="4"/>
  </w:num>
  <w:num w:numId="13" w16cid:durableId="19934876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3502136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6295235">
    <w:abstractNumId w:val="14"/>
  </w:num>
  <w:num w:numId="16" w16cid:durableId="1636791110">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41664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9306565">
    <w:abstractNumId w:val="1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0929835">
    <w:abstractNumId w:val="10"/>
  </w:num>
  <w:num w:numId="20" w16cid:durableId="1345135569">
    <w:abstractNumId w:val="11"/>
  </w:num>
  <w:num w:numId="21" w16cid:durableId="1552766386">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0534497">
    <w:abstractNumId w:val="6"/>
  </w:num>
  <w:num w:numId="23" w16cid:durableId="1812018799">
    <w:abstractNumId w:val="0"/>
  </w:num>
  <w:num w:numId="24" w16cid:durableId="239484859">
    <w:abstractNumId w:val="1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43466568">
    <w:abstractNumId w:val="1"/>
  </w:num>
  <w:num w:numId="26" w16cid:durableId="687177176">
    <w:abstractNumId w:val="8"/>
  </w:num>
  <w:num w:numId="27" w16cid:durableId="1373119554">
    <w:abstractNumId w:val="3"/>
  </w:num>
  <w:num w:numId="28" w16cid:durableId="1408456275">
    <w:abstractNumId w:val="15"/>
  </w:num>
  <w:num w:numId="29" w16cid:durableId="1433017092">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56783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7A0"/>
    <w:rsid w:val="00014878"/>
    <w:rsid w:val="0003634E"/>
    <w:rsid w:val="00041571"/>
    <w:rsid w:val="0004217B"/>
    <w:rsid w:val="0005606B"/>
    <w:rsid w:val="000A3200"/>
    <w:rsid w:val="000D22FD"/>
    <w:rsid w:val="000E2D90"/>
    <w:rsid w:val="001252ED"/>
    <w:rsid w:val="00162AD5"/>
    <w:rsid w:val="001B5D48"/>
    <w:rsid w:val="001C677B"/>
    <w:rsid w:val="001D769F"/>
    <w:rsid w:val="001F2F02"/>
    <w:rsid w:val="00201A5E"/>
    <w:rsid w:val="00205DBB"/>
    <w:rsid w:val="002120C3"/>
    <w:rsid w:val="0021414E"/>
    <w:rsid w:val="002354A7"/>
    <w:rsid w:val="00266E91"/>
    <w:rsid w:val="00290D0C"/>
    <w:rsid w:val="00293CEC"/>
    <w:rsid w:val="002B344D"/>
    <w:rsid w:val="002C0717"/>
    <w:rsid w:val="002E6E9F"/>
    <w:rsid w:val="00300F4D"/>
    <w:rsid w:val="00316776"/>
    <w:rsid w:val="00320BB2"/>
    <w:rsid w:val="00321AB5"/>
    <w:rsid w:val="00330A72"/>
    <w:rsid w:val="00341B5E"/>
    <w:rsid w:val="003442EF"/>
    <w:rsid w:val="0035424C"/>
    <w:rsid w:val="003A1BFE"/>
    <w:rsid w:val="003E2CCB"/>
    <w:rsid w:val="003E68BC"/>
    <w:rsid w:val="004039C3"/>
    <w:rsid w:val="00403CD8"/>
    <w:rsid w:val="00405213"/>
    <w:rsid w:val="004175C9"/>
    <w:rsid w:val="00430128"/>
    <w:rsid w:val="00460FA8"/>
    <w:rsid w:val="004739E9"/>
    <w:rsid w:val="00483090"/>
    <w:rsid w:val="004B36ED"/>
    <w:rsid w:val="004B6D4E"/>
    <w:rsid w:val="004E0AF0"/>
    <w:rsid w:val="004E231B"/>
    <w:rsid w:val="005007C3"/>
    <w:rsid w:val="0054705D"/>
    <w:rsid w:val="005B20F6"/>
    <w:rsid w:val="005C43CF"/>
    <w:rsid w:val="00636B95"/>
    <w:rsid w:val="006F5B1E"/>
    <w:rsid w:val="00712ED8"/>
    <w:rsid w:val="007620D2"/>
    <w:rsid w:val="007C02FF"/>
    <w:rsid w:val="007E40F7"/>
    <w:rsid w:val="0081301F"/>
    <w:rsid w:val="00841635"/>
    <w:rsid w:val="00847232"/>
    <w:rsid w:val="00872FB7"/>
    <w:rsid w:val="00872FC2"/>
    <w:rsid w:val="00881943"/>
    <w:rsid w:val="00892550"/>
    <w:rsid w:val="008957FC"/>
    <w:rsid w:val="00897554"/>
    <w:rsid w:val="008D7952"/>
    <w:rsid w:val="008F03C4"/>
    <w:rsid w:val="009411AD"/>
    <w:rsid w:val="00941F65"/>
    <w:rsid w:val="009539F4"/>
    <w:rsid w:val="00956B88"/>
    <w:rsid w:val="00965163"/>
    <w:rsid w:val="009B0C41"/>
    <w:rsid w:val="009C4CF2"/>
    <w:rsid w:val="00A0318A"/>
    <w:rsid w:val="00A372A0"/>
    <w:rsid w:val="00A517A0"/>
    <w:rsid w:val="00A671CF"/>
    <w:rsid w:val="00A83E94"/>
    <w:rsid w:val="00AA64A0"/>
    <w:rsid w:val="00AA7944"/>
    <w:rsid w:val="00AE2059"/>
    <w:rsid w:val="00AF31AA"/>
    <w:rsid w:val="00B14802"/>
    <w:rsid w:val="00B352D3"/>
    <w:rsid w:val="00B415EC"/>
    <w:rsid w:val="00BF5292"/>
    <w:rsid w:val="00BF7C88"/>
    <w:rsid w:val="00C20FD0"/>
    <w:rsid w:val="00CA29B8"/>
    <w:rsid w:val="00CA7B08"/>
    <w:rsid w:val="00CB651D"/>
    <w:rsid w:val="00CC3F57"/>
    <w:rsid w:val="00D24EF7"/>
    <w:rsid w:val="00D44583"/>
    <w:rsid w:val="00D669AD"/>
    <w:rsid w:val="00D67D0C"/>
    <w:rsid w:val="00D7192F"/>
    <w:rsid w:val="00D958F6"/>
    <w:rsid w:val="00DA1B02"/>
    <w:rsid w:val="00DA429F"/>
    <w:rsid w:val="00DA72D1"/>
    <w:rsid w:val="00DB4F40"/>
    <w:rsid w:val="00DC3B9A"/>
    <w:rsid w:val="00E0434C"/>
    <w:rsid w:val="00E23D69"/>
    <w:rsid w:val="00E3489C"/>
    <w:rsid w:val="00E43025"/>
    <w:rsid w:val="00E7389E"/>
    <w:rsid w:val="00E8001D"/>
    <w:rsid w:val="00EB3D52"/>
    <w:rsid w:val="00EB7987"/>
    <w:rsid w:val="00ED6FCB"/>
    <w:rsid w:val="00ED7843"/>
    <w:rsid w:val="00EF1883"/>
    <w:rsid w:val="00EF41E1"/>
    <w:rsid w:val="00F05BD3"/>
    <w:rsid w:val="00F16B01"/>
    <w:rsid w:val="00F24DAC"/>
    <w:rsid w:val="00F76C2A"/>
    <w:rsid w:val="00F8665D"/>
    <w:rsid w:val="00FC1CE9"/>
    <w:rsid w:val="00FF3B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E9D8F"/>
  <w15:docId w15:val="{822D519E-DF32-4F67-9498-A38CAD29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7A0"/>
    <w:pPr>
      <w:spacing w:line="264" w:lineRule="exact"/>
      <w:jc w:val="both"/>
    </w:pPr>
    <w:rPr>
      <w:rFonts w:ascii="Cambria" w:hAnsi="Cambria"/>
      <w:sz w:val="21"/>
    </w:rPr>
  </w:style>
  <w:style w:type="paragraph" w:styleId="Overskrift1">
    <w:name w:val="heading 1"/>
    <w:basedOn w:val="Normal"/>
    <w:next w:val="Normal"/>
    <w:link w:val="Overskrift1Tegn"/>
    <w:uiPriority w:val="1"/>
    <w:qFormat/>
    <w:rsid w:val="00A517A0"/>
    <w:pPr>
      <w:keepNext/>
      <w:numPr>
        <w:numId w:val="15"/>
      </w:numPr>
      <w:spacing w:before="240" w:after="120"/>
      <w:outlineLvl w:val="0"/>
    </w:pPr>
    <w:rPr>
      <w:rFonts w:cs="Arial"/>
      <w:b/>
      <w:bCs/>
      <w:kern w:val="32"/>
      <w:szCs w:val="26"/>
    </w:rPr>
  </w:style>
  <w:style w:type="paragraph" w:styleId="Overskrift2">
    <w:name w:val="heading 2"/>
    <w:basedOn w:val="Normal"/>
    <w:next w:val="Normal"/>
    <w:link w:val="Overskrift2Tegn"/>
    <w:uiPriority w:val="1"/>
    <w:qFormat/>
    <w:rsid w:val="00BF5292"/>
    <w:pPr>
      <w:keepNext/>
      <w:numPr>
        <w:ilvl w:val="1"/>
        <w:numId w:val="15"/>
      </w:numPr>
      <w:spacing w:before="240" w:after="120"/>
      <w:outlineLvl w:val="1"/>
    </w:pPr>
    <w:rPr>
      <w:rFonts w:cs="Arial"/>
      <w:b/>
      <w:bCs/>
      <w:iCs/>
      <w:szCs w:val="26"/>
    </w:rPr>
  </w:style>
  <w:style w:type="paragraph" w:styleId="Overskrift3">
    <w:name w:val="heading 3"/>
    <w:basedOn w:val="Normal"/>
    <w:next w:val="Normal"/>
    <w:link w:val="Overskrift3Tegn"/>
    <w:uiPriority w:val="1"/>
    <w:qFormat/>
    <w:rsid w:val="00BF5292"/>
    <w:pPr>
      <w:keepNext/>
      <w:numPr>
        <w:ilvl w:val="2"/>
        <w:numId w:val="15"/>
      </w:numPr>
      <w:spacing w:before="240" w:after="120"/>
      <w:outlineLvl w:val="2"/>
    </w:pPr>
    <w:rPr>
      <w:rFonts w:cs="Arial"/>
      <w:bCs/>
      <w:i/>
      <w:szCs w:val="26"/>
    </w:rPr>
  </w:style>
  <w:style w:type="paragraph" w:styleId="Overskrift4">
    <w:name w:val="heading 4"/>
    <w:basedOn w:val="Normal"/>
    <w:next w:val="Normal"/>
    <w:link w:val="Overskrift4Tegn"/>
    <w:uiPriority w:val="1"/>
    <w:unhideWhenUsed/>
    <w:qFormat/>
    <w:rsid w:val="00F16B01"/>
    <w:pPr>
      <w:keepNext/>
      <w:keepLines/>
      <w:numPr>
        <w:ilvl w:val="3"/>
        <w:numId w:val="15"/>
      </w:numPr>
      <w:spacing w:before="240" w:after="120"/>
      <w:outlineLvl w:val="3"/>
    </w:pPr>
    <w:rPr>
      <w:rFonts w:eastAsiaTheme="majorEastAsia" w:cstheme="majorBidi"/>
      <w:bCs/>
      <w:iC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1"/>
    <w:rsid w:val="00A517A0"/>
    <w:rPr>
      <w:rFonts w:ascii="Cambria" w:hAnsi="Cambria" w:cs="Arial"/>
      <w:b/>
      <w:bCs/>
      <w:kern w:val="32"/>
      <w:sz w:val="21"/>
      <w:szCs w:val="26"/>
    </w:rPr>
  </w:style>
  <w:style w:type="character" w:customStyle="1" w:styleId="Overskrift2Tegn">
    <w:name w:val="Overskrift 2 Tegn"/>
    <w:basedOn w:val="Standardskriftforavsnitt"/>
    <w:link w:val="Overskrift2"/>
    <w:uiPriority w:val="1"/>
    <w:rsid w:val="00BF5292"/>
    <w:rPr>
      <w:rFonts w:ascii="Times New Roman" w:eastAsia="Times New Roman" w:hAnsi="Times New Roman" w:cs="Arial"/>
      <w:b/>
      <w:bCs/>
      <w:iCs/>
      <w:sz w:val="22"/>
      <w:szCs w:val="26"/>
    </w:rPr>
  </w:style>
  <w:style w:type="character" w:customStyle="1" w:styleId="Overskrift3Tegn">
    <w:name w:val="Overskrift 3 Tegn"/>
    <w:basedOn w:val="Standardskriftforavsnitt"/>
    <w:link w:val="Overskrift3"/>
    <w:uiPriority w:val="1"/>
    <w:rsid w:val="00BF5292"/>
    <w:rPr>
      <w:rFonts w:ascii="Times New Roman" w:eastAsia="Times New Roman" w:hAnsi="Times New Roman" w:cs="Arial"/>
      <w:bCs/>
      <w:i/>
      <w:sz w:val="22"/>
      <w:szCs w:val="26"/>
    </w:rPr>
  </w:style>
  <w:style w:type="character" w:customStyle="1" w:styleId="Overskrift4Tegn">
    <w:name w:val="Overskrift 4 Tegn"/>
    <w:basedOn w:val="Standardskriftforavsnitt"/>
    <w:link w:val="Overskrift4"/>
    <w:uiPriority w:val="1"/>
    <w:rsid w:val="00F8665D"/>
    <w:rPr>
      <w:rFonts w:ascii="Times New Roman" w:eastAsiaTheme="majorEastAsia" w:hAnsi="Times New Roman" w:cstheme="majorBidi"/>
      <w:bCs/>
      <w:iCs/>
      <w:sz w:val="21"/>
    </w:rPr>
  </w:style>
  <w:style w:type="paragraph" w:styleId="Tittel">
    <w:name w:val="Title"/>
    <w:basedOn w:val="Normal"/>
    <w:next w:val="Normal"/>
    <w:link w:val="TittelTegn"/>
    <w:uiPriority w:val="10"/>
    <w:qFormat/>
    <w:rsid w:val="009539F4"/>
    <w:pPr>
      <w:spacing w:after="240" w:line="240" w:lineRule="auto"/>
      <w:contextualSpacing/>
    </w:pPr>
    <w:rPr>
      <w:rFonts w:eastAsiaTheme="majorEastAsia" w:cstheme="majorBidi"/>
      <w:b/>
      <w:spacing w:val="5"/>
      <w:kern w:val="28"/>
      <w:sz w:val="26"/>
      <w:szCs w:val="52"/>
    </w:rPr>
  </w:style>
  <w:style w:type="character" w:customStyle="1" w:styleId="TittelTegn">
    <w:name w:val="Tittel Tegn"/>
    <w:basedOn w:val="Standardskriftforavsnitt"/>
    <w:link w:val="Tittel"/>
    <w:uiPriority w:val="10"/>
    <w:rsid w:val="009539F4"/>
    <w:rPr>
      <w:rFonts w:ascii="Times New Roman" w:eastAsiaTheme="majorEastAsia" w:hAnsi="Times New Roman" w:cstheme="majorBidi"/>
      <w:b/>
      <w:spacing w:val="5"/>
      <w:kern w:val="28"/>
      <w:sz w:val="26"/>
      <w:szCs w:val="52"/>
    </w:rPr>
  </w:style>
  <w:style w:type="paragraph" w:styleId="Sitat">
    <w:name w:val="Quote"/>
    <w:basedOn w:val="Normal"/>
    <w:next w:val="Normal"/>
    <w:link w:val="SitatTegn"/>
    <w:uiPriority w:val="29"/>
    <w:qFormat/>
    <w:rsid w:val="00E8001D"/>
    <w:pPr>
      <w:ind w:left="737"/>
    </w:pPr>
    <w:rPr>
      <w:rFonts w:eastAsia="Times New Roman"/>
      <w:i/>
      <w:iCs/>
      <w:color w:val="1A1B1A" w:themeColor="text1"/>
    </w:rPr>
  </w:style>
  <w:style w:type="character" w:customStyle="1" w:styleId="SitatTegn">
    <w:name w:val="Sitat Tegn"/>
    <w:basedOn w:val="Standardskriftforavsnitt"/>
    <w:link w:val="Sitat"/>
    <w:uiPriority w:val="29"/>
    <w:rsid w:val="00E8001D"/>
    <w:rPr>
      <w:rFonts w:ascii="Cambria" w:eastAsia="Times New Roman" w:hAnsi="Cambria"/>
      <w:i/>
      <w:iCs/>
      <w:color w:val="1A1B1A" w:themeColor="text1"/>
      <w:sz w:val="21"/>
    </w:rPr>
  </w:style>
  <w:style w:type="paragraph" w:styleId="Fotnotetekst">
    <w:name w:val="footnote text"/>
    <w:basedOn w:val="Normal"/>
    <w:link w:val="FotnotetekstTegn"/>
    <w:uiPriority w:val="99"/>
    <w:unhideWhenUsed/>
    <w:rsid w:val="00162AD5"/>
    <w:pPr>
      <w:spacing w:after="120" w:line="240" w:lineRule="auto"/>
      <w:jc w:val="left"/>
    </w:pPr>
    <w:rPr>
      <w:sz w:val="16"/>
    </w:rPr>
  </w:style>
  <w:style w:type="character" w:customStyle="1" w:styleId="FotnotetekstTegn">
    <w:name w:val="Fotnotetekst Tegn"/>
    <w:basedOn w:val="Standardskriftforavsnitt"/>
    <w:link w:val="Fotnotetekst"/>
    <w:uiPriority w:val="99"/>
    <w:rsid w:val="00162AD5"/>
    <w:rPr>
      <w:rFonts w:ascii="Times New Roman" w:eastAsia="Times New Roman" w:hAnsi="Times New Roman"/>
      <w:sz w:val="16"/>
    </w:rPr>
  </w:style>
  <w:style w:type="character" w:styleId="Fotnotereferanse">
    <w:name w:val="footnote reference"/>
    <w:basedOn w:val="Standardskriftforavsnitt"/>
    <w:uiPriority w:val="99"/>
    <w:semiHidden/>
    <w:unhideWhenUsed/>
    <w:rsid w:val="008F03C4"/>
    <w:rPr>
      <w:vertAlign w:val="superscript"/>
    </w:rPr>
  </w:style>
  <w:style w:type="paragraph" w:customStyle="1" w:styleId="Avsnittniv1">
    <w:name w:val="Avsnitt nivå 1"/>
    <w:basedOn w:val="Overskrift1"/>
    <w:uiPriority w:val="2"/>
    <w:qFormat/>
    <w:rsid w:val="00CB651D"/>
    <w:pPr>
      <w:spacing w:before="0" w:after="240"/>
    </w:pPr>
    <w:rPr>
      <w:b w:val="0"/>
      <w:sz w:val="22"/>
    </w:rPr>
  </w:style>
  <w:style w:type="paragraph" w:customStyle="1" w:styleId="Avsnittniv2">
    <w:name w:val="Avsnitt nivå 2"/>
    <w:basedOn w:val="Overskrift2"/>
    <w:uiPriority w:val="2"/>
    <w:qFormat/>
    <w:rsid w:val="00CB651D"/>
    <w:pPr>
      <w:spacing w:before="0" w:after="240"/>
    </w:pPr>
    <w:rPr>
      <w:b w:val="0"/>
    </w:rPr>
  </w:style>
  <w:style w:type="paragraph" w:customStyle="1" w:styleId="Avsnittniv3">
    <w:name w:val="Avsnitt nivå 3"/>
    <w:basedOn w:val="Overskrift3"/>
    <w:uiPriority w:val="2"/>
    <w:qFormat/>
    <w:rsid w:val="00CB651D"/>
    <w:pPr>
      <w:spacing w:before="0" w:after="240"/>
    </w:pPr>
    <w:rPr>
      <w:i w:val="0"/>
    </w:rPr>
  </w:style>
  <w:style w:type="paragraph" w:customStyle="1" w:styleId="Avsnittniv4">
    <w:name w:val="Avsnitt nivå 4"/>
    <w:basedOn w:val="Overskrift4"/>
    <w:uiPriority w:val="2"/>
    <w:qFormat/>
    <w:rsid w:val="000D22FD"/>
    <w:pPr>
      <w:spacing w:before="0" w:after="240"/>
    </w:pPr>
  </w:style>
  <w:style w:type="paragraph" w:customStyle="1" w:styleId="Bilag">
    <w:name w:val="Bilag"/>
    <w:basedOn w:val="Normal"/>
    <w:next w:val="Normal"/>
    <w:uiPriority w:val="3"/>
    <w:qFormat/>
    <w:rsid w:val="00BF7C88"/>
    <w:pPr>
      <w:numPr>
        <w:numId w:val="5"/>
      </w:numPr>
      <w:spacing w:line="280" w:lineRule="atLeast"/>
    </w:pPr>
  </w:style>
  <w:style w:type="paragraph" w:styleId="Sluttnotetekst">
    <w:name w:val="endnote text"/>
    <w:basedOn w:val="Normal"/>
    <w:link w:val="SluttnotetekstTegn"/>
    <w:uiPriority w:val="99"/>
    <w:unhideWhenUsed/>
    <w:rsid w:val="00162AD5"/>
    <w:pPr>
      <w:spacing w:after="120" w:line="240" w:lineRule="auto"/>
    </w:pPr>
    <w:rPr>
      <w:sz w:val="16"/>
    </w:rPr>
  </w:style>
  <w:style w:type="character" w:customStyle="1" w:styleId="SluttnotetekstTegn">
    <w:name w:val="Sluttnotetekst Tegn"/>
    <w:basedOn w:val="Standardskriftforavsnitt"/>
    <w:link w:val="Sluttnotetekst"/>
    <w:uiPriority w:val="99"/>
    <w:rsid w:val="00162AD5"/>
    <w:rPr>
      <w:rFonts w:ascii="Times New Roman" w:eastAsia="Times New Roman" w:hAnsi="Times New Roman"/>
      <w:sz w:val="16"/>
    </w:rPr>
  </w:style>
  <w:style w:type="character" w:styleId="Sluttnotereferanse">
    <w:name w:val="endnote reference"/>
    <w:basedOn w:val="Standardskriftforavsnitt"/>
    <w:uiPriority w:val="99"/>
    <w:semiHidden/>
    <w:unhideWhenUsed/>
    <w:rsid w:val="00162AD5"/>
    <w:rPr>
      <w:vertAlign w:val="superscript"/>
    </w:rPr>
  </w:style>
  <w:style w:type="paragraph" w:styleId="Listeavsnitt">
    <w:name w:val="List Paragraph"/>
    <w:basedOn w:val="Normal"/>
    <w:uiPriority w:val="34"/>
    <w:qFormat/>
    <w:rsid w:val="00841635"/>
    <w:pPr>
      <w:ind w:left="720"/>
      <w:contextualSpacing/>
    </w:pPr>
  </w:style>
  <w:style w:type="numbering" w:customStyle="1" w:styleId="Stil1">
    <w:name w:val="Stil1"/>
    <w:uiPriority w:val="99"/>
    <w:rsid w:val="00841635"/>
    <w:pPr>
      <w:numPr>
        <w:numId w:val="8"/>
      </w:numPr>
    </w:pPr>
  </w:style>
  <w:style w:type="numbering" w:customStyle="1" w:styleId="Stil2">
    <w:name w:val="Stil2"/>
    <w:uiPriority w:val="99"/>
    <w:rsid w:val="00847232"/>
    <w:pPr>
      <w:numPr>
        <w:numId w:val="10"/>
      </w:numPr>
    </w:pPr>
  </w:style>
  <w:style w:type="paragraph" w:customStyle="1" w:styleId="Referansetekst">
    <w:name w:val="Referansetekst"/>
    <w:basedOn w:val="Normal"/>
    <w:rsid w:val="00D669AD"/>
    <w:pPr>
      <w:spacing w:line="188" w:lineRule="atLeast"/>
    </w:pPr>
    <w:rPr>
      <w:rFonts w:asciiTheme="minorHAnsi" w:hAnsiTheme="minorHAnsi"/>
      <w:sz w:val="18"/>
    </w:rPr>
  </w:style>
  <w:style w:type="paragraph" w:customStyle="1" w:styleId="svwbunn">
    <w:name w:val="svwbunn"/>
    <w:basedOn w:val="Normal"/>
    <w:link w:val="svwbunnTegn"/>
    <w:uiPriority w:val="9"/>
    <w:qFormat/>
    <w:rsid w:val="00FF3B82"/>
    <w:pPr>
      <w:tabs>
        <w:tab w:val="right" w:pos="4253"/>
        <w:tab w:val="right" w:pos="9072"/>
      </w:tabs>
      <w:spacing w:line="190" w:lineRule="exact"/>
      <w:jc w:val="left"/>
    </w:pPr>
    <w:rPr>
      <w:rFonts w:asciiTheme="minorHAnsi" w:eastAsia="Times New Roman" w:hAnsiTheme="minorHAnsi"/>
      <w:color w:val="4D4D4D"/>
      <w:sz w:val="16"/>
    </w:rPr>
  </w:style>
  <w:style w:type="character" w:customStyle="1" w:styleId="svwbunnTegn">
    <w:name w:val="svwbunn Tegn"/>
    <w:basedOn w:val="Standardskriftforavsnitt"/>
    <w:link w:val="svwbunn"/>
    <w:uiPriority w:val="9"/>
    <w:rsid w:val="00FF3B82"/>
    <w:rPr>
      <w:rFonts w:asciiTheme="minorHAnsi" w:eastAsia="Times New Roman" w:hAnsiTheme="minorHAnsi"/>
      <w:color w:val="4D4D4D"/>
      <w:sz w:val="16"/>
    </w:rPr>
  </w:style>
  <w:style w:type="character" w:styleId="Merknadsreferanse">
    <w:name w:val="annotation reference"/>
    <w:basedOn w:val="Standardskriftforavsnitt"/>
    <w:uiPriority w:val="99"/>
    <w:semiHidden/>
    <w:unhideWhenUsed/>
    <w:rsid w:val="00CC3F57"/>
    <w:rPr>
      <w:sz w:val="16"/>
      <w:szCs w:val="16"/>
    </w:rPr>
  </w:style>
  <w:style w:type="paragraph" w:styleId="Merknadstekst">
    <w:name w:val="annotation text"/>
    <w:basedOn w:val="Normal"/>
    <w:link w:val="MerknadstekstTegn"/>
    <w:uiPriority w:val="99"/>
    <w:semiHidden/>
    <w:unhideWhenUsed/>
    <w:rsid w:val="00CC3F57"/>
    <w:pPr>
      <w:spacing w:line="240" w:lineRule="auto"/>
    </w:pPr>
    <w:rPr>
      <w:sz w:val="20"/>
    </w:rPr>
  </w:style>
  <w:style w:type="character" w:customStyle="1" w:styleId="MerknadstekstTegn">
    <w:name w:val="Merknadstekst Tegn"/>
    <w:basedOn w:val="Standardskriftforavsnitt"/>
    <w:link w:val="Merknadstekst"/>
    <w:uiPriority w:val="99"/>
    <w:semiHidden/>
    <w:rsid w:val="00CC3F57"/>
    <w:rPr>
      <w:rFonts w:ascii="Cambria" w:hAnsi="Cambria"/>
    </w:rPr>
  </w:style>
  <w:style w:type="paragraph" w:styleId="Kommentaremne">
    <w:name w:val="annotation subject"/>
    <w:basedOn w:val="Merknadstekst"/>
    <w:next w:val="Merknadstekst"/>
    <w:link w:val="KommentaremneTegn"/>
    <w:uiPriority w:val="99"/>
    <w:semiHidden/>
    <w:unhideWhenUsed/>
    <w:rsid w:val="00CC3F57"/>
    <w:rPr>
      <w:b/>
      <w:bCs/>
    </w:rPr>
  </w:style>
  <w:style w:type="character" w:customStyle="1" w:styleId="KommentaremneTegn">
    <w:name w:val="Kommentaremne Tegn"/>
    <w:basedOn w:val="MerknadstekstTegn"/>
    <w:link w:val="Kommentaremne"/>
    <w:uiPriority w:val="99"/>
    <w:semiHidden/>
    <w:rsid w:val="00CC3F57"/>
    <w:rPr>
      <w:rFonts w:ascii="Cambria" w:hAnsi="Cambria"/>
      <w:b/>
      <w:bCs/>
    </w:rPr>
  </w:style>
  <w:style w:type="paragraph" w:styleId="Bobletekst">
    <w:name w:val="Balloon Text"/>
    <w:basedOn w:val="Normal"/>
    <w:link w:val="BobletekstTegn"/>
    <w:uiPriority w:val="99"/>
    <w:semiHidden/>
    <w:unhideWhenUsed/>
    <w:rsid w:val="00CC3F57"/>
    <w:pPr>
      <w:spacing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CC3F57"/>
    <w:rPr>
      <w:rFonts w:ascii="Segoe UI" w:hAnsi="Segoe UI" w:cs="Segoe UI"/>
      <w:sz w:val="18"/>
      <w:szCs w:val="18"/>
    </w:rPr>
  </w:style>
  <w:style w:type="table" w:styleId="Tabellrutenett">
    <w:name w:val="Table Grid"/>
    <w:basedOn w:val="Vanligtabell"/>
    <w:uiPriority w:val="59"/>
    <w:rsid w:val="00A5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fficedocpreview-defaultparagraphfont-000013">
    <w:name w:val="officedocpreview-defaultparagraphfont-000013"/>
    <w:basedOn w:val="Standardskriftforavsnitt"/>
    <w:rsid w:val="00A517A0"/>
  </w:style>
  <w:style w:type="paragraph" w:styleId="Topptekst">
    <w:name w:val="header"/>
    <w:basedOn w:val="Normal"/>
    <w:link w:val="TopptekstTegn"/>
    <w:uiPriority w:val="99"/>
    <w:unhideWhenUsed/>
    <w:rsid w:val="00A517A0"/>
    <w:pPr>
      <w:tabs>
        <w:tab w:val="center" w:pos="4536"/>
        <w:tab w:val="right" w:pos="9072"/>
      </w:tabs>
      <w:spacing w:line="240" w:lineRule="auto"/>
    </w:pPr>
  </w:style>
  <w:style w:type="character" w:customStyle="1" w:styleId="TopptekstTegn">
    <w:name w:val="Topptekst Tegn"/>
    <w:basedOn w:val="Standardskriftforavsnitt"/>
    <w:link w:val="Topptekst"/>
    <w:uiPriority w:val="99"/>
    <w:rsid w:val="00A517A0"/>
    <w:rPr>
      <w:rFonts w:ascii="Cambria" w:hAnsi="Cambria"/>
      <w:sz w:val="21"/>
    </w:rPr>
  </w:style>
  <w:style w:type="paragraph" w:styleId="Bunntekst">
    <w:name w:val="footer"/>
    <w:basedOn w:val="Normal"/>
    <w:link w:val="BunntekstTegn"/>
    <w:uiPriority w:val="99"/>
    <w:unhideWhenUsed/>
    <w:rsid w:val="00A517A0"/>
    <w:pPr>
      <w:tabs>
        <w:tab w:val="center" w:pos="4536"/>
        <w:tab w:val="right" w:pos="9072"/>
      </w:tabs>
      <w:spacing w:line="240" w:lineRule="auto"/>
    </w:pPr>
  </w:style>
  <w:style w:type="character" w:customStyle="1" w:styleId="BunntekstTegn">
    <w:name w:val="Bunntekst Tegn"/>
    <w:basedOn w:val="Standardskriftforavsnitt"/>
    <w:link w:val="Bunntekst"/>
    <w:uiPriority w:val="99"/>
    <w:rsid w:val="00A517A0"/>
    <w:rPr>
      <w:rFonts w:ascii="Cambria" w:hAnsi="Cambria"/>
      <w:sz w:val="21"/>
    </w:rPr>
  </w:style>
  <w:style w:type="paragraph" w:styleId="Brdtekst">
    <w:name w:val="Body Text"/>
    <w:aliases w:val="Brødtekst Tegn1,Brødtekst Tegn Tegn,Brødtekst Tegn1 Tegn,Brødtekst Tegn Tegn Tegn,Brødtekst Tegn Tegn1,Brødtekst Tegn2,Brødt..., Char,Char,Brødtekst tegn, Tegn Tegn,Brødtekst Tegn1 Tegn Tegn Tegn Tegn,bt"/>
    <w:basedOn w:val="Normal"/>
    <w:link w:val="BrdtekstTegn3"/>
    <w:qFormat/>
    <w:rsid w:val="00A517A0"/>
    <w:pPr>
      <w:spacing w:after="240" w:line="300" w:lineRule="auto"/>
      <w:jc w:val="left"/>
    </w:pPr>
    <w:rPr>
      <w:rFonts w:ascii="Verdana" w:eastAsia="Times New Roman" w:hAnsi="Verdana"/>
      <w:sz w:val="18"/>
      <w:szCs w:val="24"/>
      <w:lang w:eastAsia="en-US"/>
    </w:rPr>
  </w:style>
  <w:style w:type="character" w:customStyle="1" w:styleId="BrdtekstTegn">
    <w:name w:val="Brødtekst Tegn"/>
    <w:basedOn w:val="Standardskriftforavsnitt"/>
    <w:uiPriority w:val="99"/>
    <w:semiHidden/>
    <w:rsid w:val="00A517A0"/>
    <w:rPr>
      <w:rFonts w:ascii="Cambria" w:hAnsi="Cambria"/>
      <w:sz w:val="21"/>
    </w:rPr>
  </w:style>
  <w:style w:type="character" w:customStyle="1" w:styleId="BrdtekstTegn3">
    <w:name w:val="Brødtekst Tegn3"/>
    <w:aliases w:val="Brødtekst Tegn1 Tegn1,Brødtekst Tegn Tegn Tegn1,Brødtekst Tegn1 Tegn Tegn,Brødtekst Tegn Tegn Tegn Tegn,Brødtekst Tegn Tegn1 Tegn,Brødtekst Tegn2 Tegn,Brødt... Tegn, Char Tegn,Char Tegn,Brødtekst tegn Tegn, Tegn Tegn Tegn,bt Tegn"/>
    <w:basedOn w:val="Standardskriftforavsnitt"/>
    <w:link w:val="Brdtekst"/>
    <w:rsid w:val="00A517A0"/>
    <w:rPr>
      <w:rFonts w:ascii="Verdana" w:eastAsia="Times New Roman" w:hAnsi="Verdana"/>
      <w:sz w:val="18"/>
      <w:szCs w:val="24"/>
      <w:lang w:eastAsia="en-US"/>
    </w:rPr>
  </w:style>
  <w:style w:type="paragraph" w:styleId="Revisjon">
    <w:name w:val="Revision"/>
    <w:hidden/>
    <w:uiPriority w:val="99"/>
    <w:semiHidden/>
    <w:rsid w:val="00266E91"/>
    <w:rPr>
      <w:rFonts w:ascii="Cambria" w:hAnsi="Cambri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tema">
  <a:themeElements>
    <a:clrScheme name="SVW">
      <a:dk1>
        <a:srgbClr val="1A1B1A"/>
      </a:dk1>
      <a:lt1>
        <a:srgbClr val="FFFFFF"/>
      </a:lt1>
      <a:dk2>
        <a:srgbClr val="003E51"/>
      </a:dk2>
      <a:lt2>
        <a:srgbClr val="E5F6FD"/>
      </a:lt2>
      <a:accent1>
        <a:srgbClr val="003E51"/>
      </a:accent1>
      <a:accent2>
        <a:srgbClr val="0076A5"/>
      </a:accent2>
      <a:accent3>
        <a:srgbClr val="00AEEF"/>
      </a:accent3>
      <a:accent4>
        <a:srgbClr val="E8927C"/>
      </a:accent4>
      <a:accent5>
        <a:srgbClr val="FCE8E4"/>
      </a:accent5>
      <a:accent6>
        <a:srgbClr val="CECECE"/>
      </a:accent6>
      <a:hlink>
        <a:srgbClr val="00AEEF"/>
      </a:hlink>
      <a:folHlink>
        <a:srgbClr val="0076A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Props1.xml><?xml version="1.0" encoding="utf-8"?>
<ds:datastoreItem xmlns:ds="http://schemas.openxmlformats.org/officeDocument/2006/customXml" ds:itemID="{B0E73167-1B94-4D33-9CF7-6529A4620B8A}">
  <ds:schemaRefs>
    <ds:schemaRef ds:uri="http://schemas.openxmlformats.org/officeDocument/2006/bibliography"/>
  </ds:schemaRefs>
</ds:datastoreItem>
</file>

<file path=customXml/itemProps2.xml><?xml version="1.0" encoding="utf-8"?>
<ds:datastoreItem xmlns:ds="http://schemas.openxmlformats.org/officeDocument/2006/customXml" ds:itemID="{8D74D561-03DB-498B-8294-5822F828516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4164</Words>
  <Characters>22075</Characters>
  <Application>Microsoft Office Word</Application>
  <DocSecurity>4</DocSecurity>
  <Lines>183</Lines>
  <Paragraphs>52</Paragraphs>
  <ScaleCrop>false</ScaleCrop>
  <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2</cp:revision>
  <dcterms:created xsi:type="dcterms:W3CDTF">2023-11-22T06:52:00Z</dcterms:created>
  <dcterms:modified xsi:type="dcterms:W3CDTF">2023-11-22T06:52:00Z</dcterms:modified>
</cp:coreProperties>
</file>