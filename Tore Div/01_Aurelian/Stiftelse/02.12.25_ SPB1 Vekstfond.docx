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3782" w14:textId="77777777" w:rsidR="00E25720" w:rsidRPr="00E25720" w:rsidRDefault="00E25720" w:rsidP="00E25720">
      <w:pPr>
        <w:spacing w:before="100" w:beforeAutospacing="1" w:after="100" w:afterAutospacing="1" w:line="240" w:lineRule="auto"/>
        <w:outlineLvl w:val="0"/>
        <w:rPr>
          <w:rFonts w:ascii="Montserrat" w:hAnsi="Montserrat"/>
          <w:kern w:val="36"/>
          <w:sz w:val="48"/>
          <w:szCs w:val="48"/>
        </w:rPr>
      </w:pPr>
      <w:r w:rsidRPr="00E25720">
        <w:rPr>
          <w:rFonts w:ascii="Montserrat" w:hAnsi="Montserrat"/>
          <w:kern w:val="36"/>
          <w:sz w:val="48"/>
          <w:szCs w:val="48"/>
        </w:rPr>
        <w:t xml:space="preserve">Søknad – Stiftelsen </w:t>
      </w:r>
      <w:proofErr w:type="spellStart"/>
      <w:r w:rsidRPr="00E25720">
        <w:rPr>
          <w:rFonts w:ascii="Montserrat" w:hAnsi="Montserrat"/>
          <w:kern w:val="36"/>
          <w:sz w:val="48"/>
          <w:szCs w:val="48"/>
        </w:rPr>
        <w:t>SpareBank</w:t>
      </w:r>
      <w:proofErr w:type="spellEnd"/>
      <w:r w:rsidRPr="00E25720">
        <w:rPr>
          <w:rFonts w:ascii="Montserrat" w:hAnsi="Montserrat"/>
          <w:kern w:val="36"/>
          <w:sz w:val="48"/>
          <w:szCs w:val="48"/>
        </w:rPr>
        <w:t xml:space="preserve"> 1 Østfold Akershus Vekstfond</w:t>
      </w:r>
    </w:p>
    <w:p w14:paraId="36E9B429" w14:textId="3387B563" w:rsidR="00E25720" w:rsidRPr="00E25720" w:rsidRDefault="00E25720" w:rsidP="607C6847">
      <w:pPr>
        <w:spacing w:before="100" w:beforeAutospacing="1" w:after="100" w:afterAutospacing="1" w:line="240" w:lineRule="auto"/>
        <w:rPr>
          <w:ins w:id="0" w:author="André Tandberg" w:date="2025-11-04T09:37:00Z" w16du:dateUtc="2025-11-04T09:37:48Z"/>
        </w:rPr>
      </w:pPr>
      <w:ins w:id="1" w:author="André Tandberg" w:date="2025-11-04T09:37:00Z">
        <w:r>
          <w:br/>
        </w:r>
      </w:ins>
    </w:p>
    <w:p w14:paraId="45131D57" w14:textId="2A0A4470" w:rsidR="00E25720" w:rsidRPr="00E25720" w:rsidRDefault="00E25720" w:rsidP="607C6847">
      <w:pPr>
        <w:spacing w:before="100" w:beforeAutospacing="1" w:after="100" w:afterAutospacing="1" w:line="240" w:lineRule="auto"/>
        <w:rPr>
          <w:rFonts w:ascii="Montserrat" w:hAnsi="Montserrat"/>
          <w:kern w:val="0"/>
        </w:rPr>
      </w:pPr>
      <w:r w:rsidRPr="00E25720">
        <w:rPr>
          <w:rFonts w:ascii="Montserrat" w:hAnsi="Montserrat"/>
          <w:b/>
          <w:bCs/>
          <w:kern w:val="0"/>
        </w:rPr>
        <w:t xml:space="preserve">Søker: Aurelian </w:t>
      </w:r>
      <w:proofErr w:type="spellStart"/>
      <w:r w:rsidRPr="00E25720">
        <w:rPr>
          <w:rFonts w:ascii="Montserrat" w:hAnsi="Montserrat"/>
          <w:b/>
          <w:bCs/>
          <w:kern w:val="0"/>
        </w:rPr>
        <w:t>Manufacturing</w:t>
      </w:r>
      <w:proofErr w:type="spellEnd"/>
      <w:r w:rsidRPr="00E25720">
        <w:rPr>
          <w:rFonts w:ascii="Montserrat" w:hAnsi="Montserrat"/>
          <w:b/>
          <w:bCs/>
          <w:kern w:val="0"/>
        </w:rPr>
        <w:t xml:space="preserve"> AS</w:t>
      </w:r>
      <w:r w:rsidRPr="00E25720">
        <w:rPr>
          <w:rFonts w:ascii="Montserrat" w:hAnsi="Montserrat"/>
          <w:kern w:val="0"/>
        </w:rPr>
        <w:br/>
      </w:r>
      <w:ins w:id="2" w:author="André Tandberg" w:date="2025-11-02T08:52:00Z">
        <w:r>
          <w:br/>
        </w:r>
      </w:ins>
      <w:r w:rsidRPr="00E25720">
        <w:rPr>
          <w:rFonts w:ascii="Montserrat" w:hAnsi="Montserrat"/>
          <w:b/>
          <w:bCs/>
          <w:kern w:val="0"/>
        </w:rPr>
        <w:t>Formål</w:t>
      </w:r>
      <w:ins w:id="3" w:author="Tore Ausland" w:date="2025-12-02T09:34:00Z">
        <w:r w:rsidR="3E323FC4" w:rsidRPr="00E25720">
          <w:rPr>
            <w:rFonts w:ascii="Montserrat" w:hAnsi="Montserrat"/>
            <w:b/>
            <w:bCs/>
            <w:kern w:val="0"/>
          </w:rPr>
          <w:t xml:space="preserve"> med søknad</w:t>
        </w:r>
      </w:ins>
      <w:r w:rsidRPr="00E25720">
        <w:rPr>
          <w:rFonts w:ascii="Montserrat" w:hAnsi="Montserrat"/>
          <w:b/>
          <w:bCs/>
          <w:kern w:val="0"/>
        </w:rPr>
        <w:t xml:space="preserve">: </w:t>
      </w:r>
      <w:ins w:id="4" w:author="Tore Ausland" w:date="2025-12-02T10:36:00Z" w16du:dateUtc="2025-12-02T09:36:00Z">
        <w:r w:rsidR="003E2709">
          <w:rPr>
            <w:rFonts w:ascii="Montserrat" w:hAnsi="Montserrat"/>
            <w:b/>
            <w:bCs/>
            <w:kern w:val="0"/>
          </w:rPr>
          <w:t xml:space="preserve">Utvikle en digital prototyp for å </w:t>
        </w:r>
      </w:ins>
      <w:del w:id="5" w:author="Tore Ausland" w:date="2025-12-02T10:36:00Z" w16du:dateUtc="2025-12-02T09:36:00Z">
        <w:r w:rsidRPr="00E25720" w:rsidDel="003E2709">
          <w:rPr>
            <w:rFonts w:ascii="Montserrat" w:hAnsi="Montserrat"/>
            <w:kern w:val="0"/>
          </w:rPr>
          <w:delText>K</w:delText>
        </w:r>
      </w:del>
      <w:del w:id="6" w:author="Tore Ausland" w:date="2025-12-02T12:17:00Z" w16du:dateUtc="2025-12-02T11:17:00Z">
        <w:r w:rsidRPr="00E25720" w:rsidDel="0016519E">
          <w:rPr>
            <w:rFonts w:ascii="Montserrat" w:hAnsi="Montserrat"/>
            <w:kern w:val="0"/>
          </w:rPr>
          <w:delText>valifisere</w:delText>
        </w:r>
      </w:del>
      <w:ins w:id="7" w:author="Tore Ausland" w:date="2025-12-02T12:17:00Z" w16du:dateUtc="2025-12-02T11:17:00Z">
        <w:r w:rsidR="0016519E">
          <w:rPr>
            <w:rFonts w:ascii="Montserrat" w:hAnsi="Montserrat"/>
            <w:kern w:val="0"/>
          </w:rPr>
          <w:t xml:space="preserve">simulere </w:t>
        </w:r>
      </w:ins>
      <w:r w:rsidRPr="00E25720">
        <w:rPr>
          <w:rFonts w:ascii="Montserrat" w:hAnsi="Montserrat"/>
          <w:kern w:val="0"/>
        </w:rPr>
        <w:t xml:space="preserve"> første automatiserte produksjonscelle frem mot pre-seed i februar 2026</w:t>
      </w:r>
      <w:ins w:id="8" w:author="André Tandberg" w:date="2025-11-02T08:52:00Z">
        <w:r>
          <w:br/>
        </w:r>
      </w:ins>
      <w:r w:rsidRPr="00E25720">
        <w:rPr>
          <w:rFonts w:ascii="Montserrat" w:hAnsi="Montserrat"/>
          <w:kern w:val="0"/>
        </w:rPr>
        <w:br/>
      </w:r>
      <w:r w:rsidRPr="00E25720">
        <w:rPr>
          <w:rFonts w:ascii="Montserrat" w:hAnsi="Montserrat"/>
          <w:b/>
          <w:bCs/>
          <w:kern w:val="0"/>
        </w:rPr>
        <w:t xml:space="preserve">Søknadssum: </w:t>
      </w:r>
      <w:r w:rsidR="00CD5F41" w:rsidRPr="00E25720">
        <w:rPr>
          <w:rFonts w:ascii="Montserrat" w:hAnsi="Montserrat"/>
          <w:kern w:val="0"/>
        </w:rPr>
        <w:t>500 000</w:t>
      </w:r>
      <w:r w:rsidRPr="607C6847">
        <w:rPr>
          <w:rFonts w:ascii="Montserrat" w:hAnsi="Montserrat"/>
        </w:rPr>
        <w:t xml:space="preserve"> NOK</w:t>
      </w:r>
    </w:p>
    <w:p w14:paraId="09596568" w14:textId="77777777" w:rsidR="00E25720" w:rsidRPr="00E25720" w:rsidRDefault="00E25720" w:rsidP="00E25720">
      <w:pPr>
        <w:spacing w:after="0" w:line="240" w:lineRule="auto"/>
        <w:rPr>
          <w:rFonts w:ascii="Montserrat" w:hAnsi="Montserrat"/>
          <w:kern w:val="0"/>
        </w:rPr>
      </w:pPr>
    </w:p>
    <w:p w14:paraId="4594063F" w14:textId="77777777" w:rsidR="00E25720" w:rsidRPr="00E25720" w:rsidRDefault="00E25720" w:rsidP="00E25720">
      <w:pPr>
        <w:spacing w:before="100" w:beforeAutospacing="1" w:after="100" w:afterAutospacing="1" w:line="240" w:lineRule="auto"/>
        <w:outlineLvl w:val="1"/>
        <w:rPr>
          <w:rFonts w:ascii="Montserrat" w:hAnsi="Montserrat"/>
          <w:kern w:val="0"/>
          <w:sz w:val="36"/>
          <w:szCs w:val="36"/>
        </w:rPr>
      </w:pPr>
      <w:r w:rsidRPr="00E25720">
        <w:rPr>
          <w:rFonts w:ascii="Montserrat" w:hAnsi="Montserrat"/>
          <w:kern w:val="0"/>
          <w:sz w:val="36"/>
          <w:szCs w:val="36"/>
        </w:rPr>
        <w:t>Forretningsidé</w:t>
      </w:r>
    </w:p>
    <w:p w14:paraId="5AC072F4" w14:textId="77777777" w:rsidR="008B273D" w:rsidRPr="00237283" w:rsidRDefault="00CD5F41" w:rsidP="008B273D">
      <w:pPr>
        <w:spacing w:after="0"/>
        <w:rPr>
          <w:rFonts w:ascii="Montserrat" w:hAnsi="Montserrat"/>
        </w:rPr>
      </w:pPr>
      <w:r>
        <w:rPr>
          <w:rFonts w:ascii="Montserrat" w:hAnsi="Montserrat"/>
          <w:b/>
          <w:bCs/>
          <w:kern w:val="0"/>
        </w:rPr>
        <w:br/>
      </w:r>
      <w:r w:rsidRPr="00CD5F41">
        <w:rPr>
          <w:rFonts w:ascii="Montserrat" w:hAnsi="Montserrat"/>
          <w:b/>
          <w:bCs/>
          <w:kern w:val="0"/>
        </w:rPr>
        <w:t xml:space="preserve">Aurelian </w:t>
      </w:r>
      <w:proofErr w:type="spellStart"/>
      <w:r w:rsidRPr="00CD5F41">
        <w:rPr>
          <w:rFonts w:ascii="Montserrat" w:hAnsi="Montserrat"/>
          <w:b/>
          <w:bCs/>
          <w:kern w:val="0"/>
        </w:rPr>
        <w:t>Manufacturing</w:t>
      </w:r>
      <w:proofErr w:type="spellEnd"/>
      <w:r w:rsidRPr="00CD5F41">
        <w:rPr>
          <w:rFonts w:ascii="Montserrat" w:hAnsi="Montserrat"/>
          <w:b/>
          <w:bCs/>
          <w:kern w:val="0"/>
        </w:rPr>
        <w:t xml:space="preserve"> – Fremtidens autonome produksjonsplattform</w:t>
      </w:r>
      <w:r w:rsidR="004D01F8">
        <w:rPr>
          <w:rFonts w:ascii="Montserrat" w:hAnsi="Montserrat"/>
          <w:b/>
          <w:bCs/>
          <w:kern w:val="0"/>
        </w:rPr>
        <w:br/>
      </w:r>
    </w:p>
    <w:p w14:paraId="2406F334" w14:textId="77777777" w:rsidR="002D1534" w:rsidRPr="00237283" w:rsidRDefault="002D1534" w:rsidP="002D1534">
      <w:pPr>
        <w:spacing w:after="0"/>
        <w:rPr>
          <w:rFonts w:ascii="Montserrat" w:hAnsi="Montserrat"/>
        </w:rPr>
      </w:pPr>
      <w:r w:rsidRPr="00237283">
        <w:rPr>
          <w:rFonts w:ascii="Montserrat" w:hAnsi="Montserrat"/>
        </w:rPr>
        <w:t>Aurelian revolusjonerer produksjon som en tjeneste (</w:t>
      </w:r>
      <w:proofErr w:type="spellStart"/>
      <w:r w:rsidRPr="00237283">
        <w:rPr>
          <w:rFonts w:ascii="Montserrat" w:hAnsi="Montserrat"/>
        </w:rPr>
        <w:t>PaaS</w:t>
      </w:r>
      <w:proofErr w:type="spellEnd"/>
      <w:r w:rsidRPr="00237283">
        <w:rPr>
          <w:rFonts w:ascii="Montserrat" w:hAnsi="Montserrat"/>
        </w:rPr>
        <w:t xml:space="preserve">) ved å bygge en autonom, AI-orkestrert </w:t>
      </w:r>
      <w:r w:rsidRPr="00237283">
        <w:rPr>
          <w:rFonts w:ascii="Montserrat" w:hAnsi="Montserrat"/>
          <w:rPrChange w:id="9" w:author="André Tandberg" w:date="2025-11-02T11:01:00Z">
            <w:rPr>
              <w:rFonts w:ascii="Montserrat" w:hAnsi="Montserrat"/>
              <w:b/>
              <w:bCs/>
            </w:rPr>
          </w:rPrChange>
        </w:rPr>
        <w:t>maskineringsplattform</w:t>
      </w:r>
      <w:r w:rsidRPr="00237283">
        <w:rPr>
          <w:rFonts w:ascii="Montserrat" w:hAnsi="Montserrat"/>
        </w:rPr>
        <w:t xml:space="preserve"> basert på robust teknologi og nordisk ingeniørkunst. </w:t>
      </w:r>
      <w:r w:rsidRPr="00237283">
        <w:rPr>
          <w:rFonts w:ascii="Montserrat" w:hAnsi="Montserrat"/>
          <w:rPrChange w:id="10" w:author="André Tandberg" w:date="2025-11-02T11:01:00Z">
            <w:rPr>
              <w:rFonts w:ascii="Montserrat" w:hAnsi="Montserrat"/>
              <w:b/>
              <w:bCs/>
            </w:rPr>
          </w:rPrChange>
        </w:rPr>
        <w:t>Vi er først og fremst et moderne maskineringsverksted som produserer og leverer presisjonsdeler; plattformen bygges oppå denne driften for å gjøre leveransene raskere, mer forutsigbare og fullt sporbare.</w:t>
      </w:r>
      <w:r w:rsidRPr="00237283">
        <w:rPr>
          <w:rFonts w:ascii="Montserrat" w:hAnsi="Montserrat"/>
        </w:rPr>
        <w:t xml:space="preserve"> Plattformen er modulær fra dag én: Når produksjonscelle #1 er kvalifisert, kan samme oppskrift rulles ut som flere celler i én fabrikk – og senere som flere fabrikker.</w:t>
      </w:r>
      <w:r w:rsidRPr="00237283">
        <w:rPr>
          <w:rFonts w:ascii="Montserrat" w:hAnsi="Montserrat"/>
        </w:rPr>
        <w:br/>
      </w:r>
    </w:p>
    <w:p w14:paraId="39ACCF55" w14:textId="77777777" w:rsidR="002D1534" w:rsidRPr="00237283" w:rsidRDefault="002D1534" w:rsidP="002D1534">
      <w:pPr>
        <w:spacing w:after="0"/>
        <w:rPr>
          <w:rFonts w:ascii="Montserrat" w:hAnsi="Montserrat"/>
        </w:rPr>
      </w:pPr>
      <w:r w:rsidRPr="00237283">
        <w:rPr>
          <w:rFonts w:ascii="Montserrat" w:hAnsi="Montserrat"/>
          <w:b/>
          <w:bCs/>
          <w:rPrChange w:id="11" w:author="André Tandberg" w:date="2025-11-02T11:01:00Z">
            <w:rPr>
              <w:rFonts w:ascii="Montserrat" w:hAnsi="Montserrat"/>
            </w:rPr>
          </w:rPrChange>
        </w:rPr>
        <w:t xml:space="preserve">Ambisjonen er enkel: </w:t>
      </w:r>
      <w:r w:rsidRPr="00237283">
        <w:rPr>
          <w:rFonts w:ascii="Montserrat" w:hAnsi="Montserrat"/>
        </w:rPr>
        <w:t>korte</w:t>
      </w:r>
      <w:r w:rsidR="005B6A36" w:rsidRPr="00237283">
        <w:rPr>
          <w:rFonts w:ascii="Montserrat" w:hAnsi="Montserrat"/>
        </w:rPr>
        <w:t>st mulig</w:t>
      </w:r>
      <w:r w:rsidRPr="00237283">
        <w:rPr>
          <w:rFonts w:ascii="Montserrat" w:hAnsi="Montserrat"/>
        </w:rPr>
        <w:t xml:space="preserve"> vei fra </w:t>
      </w:r>
      <w:r w:rsidR="00E65488" w:rsidRPr="00237283">
        <w:rPr>
          <w:rFonts w:ascii="Montserrat" w:hAnsi="Montserrat"/>
        </w:rPr>
        <w:t>CAD-</w:t>
      </w:r>
      <w:r w:rsidRPr="00237283">
        <w:rPr>
          <w:rFonts w:ascii="Montserrat" w:hAnsi="Montserrat"/>
        </w:rPr>
        <w:t>tegning til ferdig produsert del, med dokumentert kvalitet som standard og leveringstider som matcher det økende behovet for komponenter i europeisk industri.</w:t>
      </w:r>
      <w:r w:rsidR="00E65488" w:rsidRPr="00237283">
        <w:rPr>
          <w:rStyle w:val="Fotnotereferanse"/>
          <w:rFonts w:ascii="Montserrat" w:hAnsi="Montserrat"/>
        </w:rPr>
        <w:footnoteReference w:id="1"/>
      </w:r>
      <w:r w:rsidRPr="00237283">
        <w:rPr>
          <w:rFonts w:ascii="Montserrat" w:hAnsi="Montserrat"/>
        </w:rPr>
        <w:br/>
      </w:r>
    </w:p>
    <w:p w14:paraId="359AC79F" w14:textId="77777777" w:rsidR="002D1534" w:rsidRPr="00237283" w:rsidRDefault="002D1534" w:rsidP="002D1534">
      <w:pPr>
        <w:spacing w:after="0"/>
        <w:rPr>
          <w:rFonts w:ascii="Montserrat" w:hAnsi="Montserrat"/>
        </w:rPr>
      </w:pPr>
      <w:r w:rsidRPr="00237283">
        <w:rPr>
          <w:rFonts w:ascii="Montserrat" w:hAnsi="Montserrat"/>
        </w:rPr>
        <w:t xml:space="preserve">Vi er nå i fasen før pre-seed (planlagt Q1 2026). Vi bekrefter etterspørsel med LOI-er og rammeutkast, kvalifiserer maskinleverandører, avklarer service- og garantiopplegg for forutsigbar oppetid, og ferdigstiller valg av lokasjon/bygg og </w:t>
      </w:r>
      <w:r w:rsidR="00E65488" w:rsidRPr="00237283">
        <w:rPr>
          <w:rFonts w:ascii="Montserrat" w:hAnsi="Montserrat"/>
        </w:rPr>
        <w:t xml:space="preserve">tilhørende </w:t>
      </w:r>
      <w:r w:rsidRPr="00237283">
        <w:rPr>
          <w:rFonts w:ascii="Montserrat" w:hAnsi="Montserrat"/>
        </w:rPr>
        <w:t xml:space="preserve">tekniske krav. Støtten vi søker finansierer nettopp dette </w:t>
      </w:r>
      <w:r w:rsidRPr="00237283">
        <w:rPr>
          <w:rFonts w:ascii="Montserrat" w:hAnsi="Montserrat"/>
        </w:rPr>
        <w:lastRenderedPageBreak/>
        <w:t xml:space="preserve">forarbeidet, slik at vi kan samle en </w:t>
      </w:r>
      <w:ins w:id="13" w:author="André Tandberg" w:date="2025-11-02T20:00:00Z">
        <w:r w:rsidR="0046557E" w:rsidRPr="0046557E">
          <w:rPr>
            <w:rFonts w:ascii="Montserrat" w:hAnsi="Montserrat"/>
          </w:rPr>
          <w:t>leasing klar</w:t>
        </w:r>
      </w:ins>
      <w:r w:rsidRPr="00237283">
        <w:rPr>
          <w:rFonts w:ascii="Montserrat" w:hAnsi="Montserrat"/>
        </w:rPr>
        <w:t xml:space="preserve"> dokumentpakke, bestille første celle og starte inntektsløpet med betalende pilotoppdrag</w:t>
      </w:r>
      <w:r w:rsidR="00E65488" w:rsidRPr="00237283">
        <w:rPr>
          <w:rFonts w:ascii="Montserrat" w:hAnsi="Montserrat"/>
        </w:rPr>
        <w:t xml:space="preserve">, </w:t>
      </w:r>
      <w:r w:rsidRPr="00237283">
        <w:rPr>
          <w:rFonts w:ascii="Montserrat" w:hAnsi="Montserrat"/>
        </w:rPr>
        <w:t>samtidig som vi forbereder pre-seed.</w:t>
      </w:r>
      <w:r w:rsidRPr="00237283">
        <w:rPr>
          <w:rFonts w:ascii="Montserrat" w:hAnsi="Montserrat"/>
        </w:rPr>
        <w:br/>
      </w:r>
    </w:p>
    <w:p w14:paraId="0DE8ED24" w14:textId="77777777" w:rsidR="002D1534" w:rsidRPr="00237283" w:rsidRDefault="002D1534" w:rsidP="002D1534">
      <w:pPr>
        <w:spacing w:after="0"/>
        <w:rPr>
          <w:rFonts w:ascii="Montserrat" w:hAnsi="Montserrat"/>
        </w:rPr>
      </w:pPr>
      <w:r w:rsidRPr="00237283">
        <w:rPr>
          <w:rFonts w:ascii="Montserrat" w:hAnsi="Montserrat"/>
        </w:rPr>
        <w:t>Når Fabrikk 1 er i produksjon (Q3 2027) og deretter automatisert med flere celler, skalerer vi horisontalt uten å finne opp hjulet på nytt: samme maskin-/robot-/måleoppsett, samme datarigg, samme kvalitetssystem. Hver ny celle øker kapasiteten og senker enhetskostnaden, mens produksjonsdata gradvis forbedrer planlegging og syklustider. Slik bygger vi en kopierbar fabrikkmodell i Norge først – med klare forutsetninger for utrulling i Norden og Europa.</w:t>
      </w:r>
      <w:r w:rsidRPr="00237283">
        <w:rPr>
          <w:rFonts w:ascii="Montserrat" w:hAnsi="Montserrat"/>
        </w:rPr>
        <w:br/>
      </w:r>
    </w:p>
    <w:p w14:paraId="3BDE3168" w14:textId="77777777" w:rsidR="002D1534" w:rsidRPr="00237283" w:rsidRDefault="002D1534">
      <w:pPr>
        <w:rPr>
          <w:rFonts w:ascii="Montserrat" w:hAnsi="Montserrat"/>
          <w:rPrChange w:id="14" w:author="André Tandberg" w:date="2025-11-02T11:01:00Z">
            <w:rPr/>
          </w:rPrChange>
        </w:rPr>
        <w:pPrChange w:id="15" w:author="André Tandberg" w:date="2025-11-02T10:37:00Z">
          <w:pPr>
            <w:spacing w:after="0"/>
          </w:pPr>
        </w:pPrChange>
      </w:pPr>
      <w:r w:rsidRPr="00237283">
        <w:rPr>
          <w:rFonts w:ascii="Montserrat" w:hAnsi="Montserrat"/>
          <w:rPrChange w:id="16" w:author="André Tandberg" w:date="2025-11-02T11:01:00Z">
            <w:rPr/>
          </w:rPrChange>
        </w:rPr>
        <w:t xml:space="preserve">Forretningsidéen er en </w:t>
      </w:r>
      <w:proofErr w:type="spellStart"/>
      <w:r w:rsidRPr="00237283">
        <w:rPr>
          <w:rFonts w:ascii="Montserrat" w:hAnsi="Montserrat"/>
          <w:rPrChange w:id="17" w:author="André Tandberg" w:date="2025-11-02T11:01:00Z">
            <w:rPr/>
          </w:rPrChange>
        </w:rPr>
        <w:t>PaaS</w:t>
      </w:r>
      <w:proofErr w:type="spellEnd"/>
      <w:r w:rsidRPr="00237283">
        <w:rPr>
          <w:rFonts w:ascii="Montserrat" w:hAnsi="Montserrat"/>
          <w:rPrChange w:id="18" w:author="André Tandberg" w:date="2025-11-02T11:01:00Z">
            <w:rPr/>
          </w:rPrChange>
        </w:rPr>
        <w:t>-modell som kombinerer full autonomi, AI-drevet presisjon og en åpen samhandlingsarena for industri, teknologi og akademia. Resultatet er rask, kortreist og robust produksjon med full sporbarhet, skreddersydd for nordiske og europeiske behov. Plattformen er laget for å lære og tilpasse seg – og for å sette en ny standard for industriell suverenitet.</w:t>
      </w:r>
      <w:del w:id="19" w:author="André Tandberg" w:date="2025-11-02T11:01:00Z">
        <w:r w:rsidRPr="00237283" w:rsidDel="00237283">
          <w:rPr>
            <w:rFonts w:ascii="Montserrat" w:hAnsi="Montserrat"/>
            <w:rPrChange w:id="20" w:author="André Tandberg" w:date="2025-11-02T11:01:00Z">
              <w:rPr/>
            </w:rPrChange>
          </w:rPr>
          <w:br/>
        </w:r>
      </w:del>
    </w:p>
    <w:p w14:paraId="561A2684" w14:textId="77777777" w:rsidR="008A64EF" w:rsidRPr="008A64EF" w:rsidRDefault="002D1534">
      <w:pPr>
        <w:rPr>
          <w:ins w:id="21" w:author="André Tandberg" w:date="2025-11-02T10:41:00Z"/>
          <w:rFonts w:ascii="Montserrat" w:hAnsi="Montserrat"/>
          <w:rPrChange w:id="22" w:author="André Tandberg" w:date="2025-11-02T10:41:00Z">
            <w:rPr>
              <w:ins w:id="23" w:author="André Tandberg" w:date="2025-11-02T10:41:00Z"/>
              <w:rFonts w:ascii="Montserrat" w:hAnsi="Montserrat"/>
              <w:kern w:val="0"/>
            </w:rPr>
          </w:rPrChange>
        </w:rPr>
        <w:pPrChange w:id="24" w:author="André Tandberg" w:date="2025-11-02T10:37:00Z">
          <w:pPr>
            <w:spacing w:after="0" w:line="240" w:lineRule="auto"/>
          </w:pPr>
        </w:pPrChange>
      </w:pPr>
      <w:r w:rsidRPr="00237283">
        <w:rPr>
          <w:rFonts w:ascii="Montserrat" w:hAnsi="Montserrat"/>
          <w:rPrChange w:id="25" w:author="André Tandberg" w:date="2025-11-02T11:01:00Z">
            <w:rPr>
              <w:b/>
              <w:bCs/>
            </w:rPr>
          </w:rPrChange>
        </w:rPr>
        <w:t>Kort oppsummert:</w:t>
      </w:r>
      <w:r w:rsidRPr="00237283">
        <w:rPr>
          <w:rFonts w:ascii="Montserrat" w:hAnsi="Montserrat"/>
          <w:rPrChange w:id="26" w:author="André Tandberg" w:date="2025-11-02T11:01:00Z">
            <w:rPr/>
          </w:rPrChange>
        </w:rPr>
        <w:t xml:space="preserve"> Vi leverer faktiske deler fra dag én – plattformen bygger vi oppå driften for å skalere kapasitet, kvalitet og sporbarhet.</w:t>
      </w:r>
      <w:del w:id="27" w:author="André Tandberg" w:date="2025-11-02T10:06:00Z">
        <w:r w:rsidR="00CD5F41" w:rsidRPr="00237283" w:rsidDel="008B273D">
          <w:rPr>
            <w:rFonts w:ascii="Montserrat" w:hAnsi="Montserrat"/>
            <w:kern w:val="0"/>
            <w:rPrChange w:id="28" w:author="André Tandberg" w:date="2025-11-02T11:01:00Z">
              <w:rPr>
                <w:kern w:val="0"/>
              </w:rPr>
            </w:rPrChange>
          </w:rPr>
          <w:br/>
        </w:r>
      </w:del>
    </w:p>
    <w:p w14:paraId="44447796" w14:textId="77777777" w:rsidR="008A64EF" w:rsidRPr="008A64EF" w:rsidRDefault="00E25720">
      <w:pPr>
        <w:pStyle w:val="Overskrift2"/>
        <w:rPr>
          <w:rFonts w:ascii="Montserrat" w:hAnsi="Montserrat"/>
          <w:rPrChange w:id="29" w:author="André Tandberg" w:date="2025-11-02T10:40:00Z">
            <w:rPr/>
          </w:rPrChange>
        </w:rPr>
        <w:pPrChange w:id="30" w:author="André Tandberg" w:date="2025-11-02T10:37:00Z">
          <w:pPr/>
        </w:pPrChange>
      </w:pPr>
      <w:r w:rsidRPr="008A64EF">
        <w:rPr>
          <w:rFonts w:ascii="Montserrat" w:hAnsi="Montserrat"/>
          <w:b w:val="0"/>
          <w:bCs w:val="0"/>
          <w:rPrChange w:id="31" w:author="André Tandberg" w:date="2025-11-02T10:40:00Z">
            <w:rPr>
              <w:b/>
              <w:bCs/>
            </w:rPr>
          </w:rPrChange>
        </w:rPr>
        <w:t xml:space="preserve">Forholdet til </w:t>
      </w:r>
      <w:r w:rsidRPr="008A64EF">
        <w:rPr>
          <w:rFonts w:ascii="Montserrat" w:hAnsi="Montserrat"/>
          <w:b w:val="0"/>
          <w:bCs w:val="0"/>
          <w:rPrChange w:id="32" w:author="André Tandberg" w:date="2025-11-02T10:40:00Z">
            <w:rPr>
              <w:rFonts w:ascii="Montserrat" w:hAnsi="Montserrat"/>
              <w:b/>
              <w:bCs/>
            </w:rPr>
          </w:rPrChange>
        </w:rPr>
        <w:t>bærekraf</w:t>
      </w:r>
      <w:r w:rsidR="008A64EF" w:rsidRPr="008A64EF">
        <w:rPr>
          <w:rFonts w:ascii="Montserrat" w:hAnsi="Montserrat"/>
          <w:b w:val="0"/>
          <w:bCs w:val="0"/>
          <w:rPrChange w:id="33" w:author="André Tandberg" w:date="2025-11-02T10:40:00Z">
            <w:rPr>
              <w:rFonts w:ascii="Montserrat" w:hAnsi="Montserrat"/>
              <w:b/>
              <w:bCs/>
            </w:rPr>
          </w:rPrChange>
        </w:rPr>
        <w:t>t</w:t>
      </w:r>
      <w:r w:rsidR="008A64EF" w:rsidRPr="008A64EF">
        <w:rPr>
          <w:rFonts w:ascii="Montserrat" w:hAnsi="Montserrat"/>
          <w:b w:val="0"/>
          <w:bCs w:val="0"/>
          <w:rPrChange w:id="34" w:author="André Tandberg" w:date="2025-11-02T10:40:00Z">
            <w:rPr>
              <w:rFonts w:ascii="Montserrat" w:hAnsi="Montserrat"/>
              <w:b/>
              <w:bCs/>
            </w:rPr>
          </w:rPrChange>
        </w:rPr>
        <w:br/>
      </w:r>
    </w:p>
    <w:p w14:paraId="11AC82F9" w14:textId="77777777" w:rsidR="008A64EF" w:rsidRPr="008A64EF" w:rsidRDefault="008A64EF" w:rsidP="008A64EF">
      <w:pPr>
        <w:rPr>
          <w:rFonts w:ascii="Montserrat" w:hAnsi="Montserrat"/>
          <w:rPrChange w:id="35" w:author="André Tandberg" w:date="2025-11-02T10:41:00Z">
            <w:rPr/>
          </w:rPrChange>
        </w:rPr>
      </w:pPr>
      <w:r w:rsidRPr="008A64EF">
        <w:rPr>
          <w:rFonts w:ascii="Montserrat" w:hAnsi="Montserrat"/>
          <w:rPrChange w:id="36" w:author="André Tandberg" w:date="2025-11-02T10:41:00Z">
            <w:rPr/>
          </w:rPrChange>
        </w:rPr>
        <w:t>Aurelian bygger kortreist, dokumenterbar produksjon som standard. Ved å flytte bestillinger nærmere kundene reduserer vi transportledd og gjennomløpstid, samtidig som digital sporbarhet og målerom fra dag én kutter omarbeid og svinn. Hver jobb får en enkel produksjonslogg med energi- og tidsbruk, målerapport og materialparti, slik at kunden vet hva som er gjort, når og med hvilke ressurser. I driften prioriterer vi energieffektive maskiner, planlagt vedlikehold og verktøystrategier som forlenger levetid på skjærende verktøy. Spon og restmateriale sorteres og resirkuleres systematisk, kjølevæsker håndteres etter beste praksis, og vi bruker natt- og helgekjøring der det er driftsmessig forsvarlig – uten å kompromisse på leveringstid.</w:t>
      </w:r>
    </w:p>
    <w:p w14:paraId="222B97A8" w14:textId="77777777" w:rsidR="008A64EF" w:rsidRPr="008A64EF" w:rsidRDefault="008A64EF" w:rsidP="008A64EF">
      <w:pPr>
        <w:rPr>
          <w:rFonts w:ascii="Montserrat" w:hAnsi="Montserrat"/>
          <w:rPrChange w:id="37" w:author="André Tandberg" w:date="2025-11-02T10:41:00Z">
            <w:rPr/>
          </w:rPrChange>
        </w:rPr>
      </w:pPr>
      <w:r w:rsidRPr="008A64EF">
        <w:rPr>
          <w:rFonts w:ascii="Montserrat" w:hAnsi="Montserrat"/>
          <w:rPrChange w:id="38" w:author="André Tandberg" w:date="2025-11-02T10:41:00Z">
            <w:rPr/>
          </w:rPrChange>
        </w:rPr>
        <w:t xml:space="preserve">Vi starter med et nøkternt, praktisk kvalitetssystem som gir effekt i hverdagen og skalerer til formelle sertifiseringer når volumet tilsier det. Planen er å </w:t>
      </w:r>
      <w:r w:rsidRPr="008A64EF">
        <w:rPr>
          <w:rFonts w:ascii="Montserrat" w:hAnsi="Montserrat"/>
          <w:rPrChange w:id="39" w:author="André Tandberg" w:date="2025-11-02T10:41:00Z">
            <w:rPr/>
          </w:rPrChange>
        </w:rPr>
        <w:lastRenderedPageBreak/>
        <w:t xml:space="preserve">etablere en ISO 9001-ramme gjennom 2026, sertifisere etter stabil drift i 2027, og vurdere ISO 14001 når første fabrikk har modne rutiner for energi-, avfall- og kjemikaliehåndtering. I </w:t>
      </w:r>
      <w:proofErr w:type="spellStart"/>
      <w:r w:rsidRPr="008A64EF">
        <w:rPr>
          <w:rFonts w:ascii="Montserrat" w:hAnsi="Montserrat"/>
          <w:rPrChange w:id="40" w:author="André Tandberg" w:date="2025-11-02T10:41:00Z">
            <w:rPr/>
          </w:rPrChange>
        </w:rPr>
        <w:t>leverandørkontrakter</w:t>
      </w:r>
      <w:proofErr w:type="spellEnd"/>
      <w:r w:rsidRPr="008A64EF">
        <w:rPr>
          <w:rFonts w:ascii="Montserrat" w:hAnsi="Montserrat"/>
          <w:rPrChange w:id="41" w:author="André Tandberg" w:date="2025-11-02T10:41:00Z">
            <w:rPr/>
          </w:rPrChange>
        </w:rPr>
        <w:t xml:space="preserve"> stiller vi krav om materialsporbarhet, dokumenterte prosesser for avfall og kjemikalier, samt mulighet for revisjon ved behov. Slik sikrer vi at bærekraft forankres i hele verdikjeden.</w:t>
      </w:r>
    </w:p>
    <w:p w14:paraId="4355B635" w14:textId="77777777" w:rsidR="00E25720" w:rsidRPr="008A64EF" w:rsidDel="008A64EF" w:rsidRDefault="008A64EF">
      <w:pPr>
        <w:rPr>
          <w:del w:id="42" w:author="André Tandberg" w:date="2025-11-02T10:36:00Z"/>
          <w:rFonts w:ascii="Montserrat" w:hAnsi="Montserrat"/>
          <w:rPrChange w:id="43" w:author="André Tandberg" w:date="2025-11-02T10:41:00Z">
            <w:rPr>
              <w:del w:id="44" w:author="André Tandberg" w:date="2025-11-02T10:36:00Z"/>
            </w:rPr>
          </w:rPrChange>
        </w:rPr>
        <w:pPrChange w:id="45" w:author="André Tandberg" w:date="2025-11-02T10:37:00Z">
          <w:pPr>
            <w:spacing w:before="100" w:beforeAutospacing="1" w:after="100" w:afterAutospacing="1" w:line="240" w:lineRule="auto"/>
            <w:outlineLvl w:val="1"/>
          </w:pPr>
        </w:pPrChange>
      </w:pPr>
      <w:r w:rsidRPr="008A64EF">
        <w:rPr>
          <w:rFonts w:ascii="Montserrat" w:hAnsi="Montserrat"/>
          <w:rPrChange w:id="46" w:author="André Tandberg" w:date="2025-11-02T10:41:00Z">
            <w:rPr/>
          </w:rPrChange>
        </w:rPr>
        <w:t xml:space="preserve">I Østfold bygger vi også kompetanse: lærlingplasser, samarbeid med skoler og åpne fabrikkdager gir reell overføring av kunnskap og flere fagarbeidere inn i industrien. Målet er konkret og målbart: lav kassasjon, stabil kvalitet og god ressursutnyttelse i første fabrikk, med tallfesting fra dag én og gradvis skjerping av krav i takt med skaleringen. </w:t>
      </w:r>
      <w:ins w:id="47" w:author="André Tandberg" w:date="2025-11-02T10:41:00Z">
        <w:r>
          <w:rPr>
            <w:rFonts w:ascii="Montserrat" w:hAnsi="Montserrat"/>
          </w:rPr>
          <w:br/>
        </w:r>
      </w:ins>
      <w:r w:rsidRPr="008A64EF">
        <w:rPr>
          <w:rFonts w:ascii="Montserrat" w:hAnsi="Montserrat"/>
          <w:rPrChange w:id="48" w:author="André Tandberg" w:date="2025-11-02T10:41:00Z">
            <w:rPr/>
          </w:rPrChange>
        </w:rPr>
        <w:br/>
      </w:r>
    </w:p>
    <w:p w14:paraId="4A3BF348" w14:textId="77777777" w:rsidR="00E25720" w:rsidRPr="008A64EF" w:rsidDel="008A64EF" w:rsidRDefault="008A64EF" w:rsidP="00E25720">
      <w:pPr>
        <w:spacing w:after="0" w:line="240" w:lineRule="auto"/>
        <w:rPr>
          <w:del w:id="49" w:author="André Tandberg" w:date="2025-11-02T10:36:00Z"/>
          <w:rFonts w:ascii="Montserrat" w:hAnsi="Montserrat"/>
          <w:rPrChange w:id="50" w:author="André Tandberg" w:date="2025-11-02T10:41:00Z">
            <w:rPr>
              <w:del w:id="51" w:author="André Tandberg" w:date="2025-11-02T10:36:00Z"/>
            </w:rPr>
          </w:rPrChange>
        </w:rPr>
      </w:pPr>
      <w:ins w:id="52" w:author="André Tandberg" w:date="2025-11-02T10:36:00Z">
        <w:r w:rsidRPr="607C6847">
          <w:rPr>
            <w:rFonts w:ascii="Montserrat" w:hAnsi="Montserrat"/>
            <w:rPrChange w:id="53" w:author="André Tandberg" w:date="2025-11-02T10:41:00Z">
              <w:rPr/>
            </w:rPrChange>
          </w:rPr>
          <w:t xml:space="preserve">Aurelian bygger kortreist, dokumenterbar produksjon som standard. </w:t>
        </w:r>
      </w:ins>
      <w:del w:id="54" w:author="André Tandberg" w:date="2025-11-02T10:36:00Z">
        <w:r w:rsidRPr="607C6847" w:rsidDel="00E25720">
          <w:rPr>
            <w:rFonts w:ascii="Montserrat" w:hAnsi="Montserrat"/>
          </w:rPr>
          <w:delText>Kortreist: mindre transport</w:delText>
        </w:r>
      </w:del>
      <w:del w:id="55" w:author="André Tandberg" w:date="2025-11-02T09:09:00Z" w16du:dateUtc="2025-11-02T09:36:00Z">
        <w:r w:rsidRPr="607C6847" w:rsidDel="00E25720">
          <w:rPr>
            <w:rFonts w:ascii="Montserrat" w:hAnsi="Montserrat"/>
          </w:rPr>
          <w:delText xml:space="preserve"> og lavere utslipp.</w:delText>
        </w:r>
      </w:del>
    </w:p>
    <w:p w14:paraId="78F0FDCD" w14:textId="77777777" w:rsidR="008A64EF" w:rsidRPr="008A64EF" w:rsidRDefault="008A64EF">
      <w:pPr>
        <w:spacing w:before="100" w:beforeAutospacing="1" w:after="100" w:afterAutospacing="1" w:line="240" w:lineRule="auto"/>
        <w:outlineLvl w:val="1"/>
        <w:rPr>
          <w:ins w:id="56" w:author="André Tandberg" w:date="2025-11-02T10:41:00Z"/>
          <w:rFonts w:ascii="Montserrat" w:hAnsi="Montserrat"/>
          <w:kern w:val="0"/>
        </w:rPr>
        <w:pPrChange w:id="57" w:author="André Tandberg" w:date="2025-11-02T10:37:00Z">
          <w:pPr>
            <w:numPr>
              <w:numId w:val="35"/>
            </w:numPr>
            <w:tabs>
              <w:tab w:val="num" w:pos="720"/>
            </w:tabs>
            <w:spacing w:before="100" w:beforeAutospacing="1" w:after="100" w:afterAutospacing="1" w:line="240" w:lineRule="auto"/>
            <w:ind w:left="720" w:hanging="360"/>
          </w:pPr>
        </w:pPrChange>
      </w:pPr>
    </w:p>
    <w:p w14:paraId="504589D9" w14:textId="77777777" w:rsidR="00E25720" w:rsidRPr="00E25720" w:rsidDel="008A64EF" w:rsidRDefault="00E25720" w:rsidP="607C6847">
      <w:pPr>
        <w:numPr>
          <w:ilvl w:val="0"/>
          <w:numId w:val="35"/>
        </w:numPr>
        <w:spacing w:before="100" w:beforeAutospacing="1" w:after="100" w:afterAutospacing="1" w:line="240" w:lineRule="auto"/>
        <w:rPr>
          <w:del w:id="58" w:author="André Tandberg" w:date="2025-11-02T10:36:00Z"/>
          <w:rFonts w:ascii="Montserrat" w:hAnsi="Montserrat"/>
          <w:kern w:val="0"/>
        </w:rPr>
      </w:pPr>
      <w:del w:id="59" w:author="André Tandberg" w:date="2025-11-02T10:36:00Z" w16du:dateUtc="2025-11-02T09:36:00Z">
        <w:r w:rsidRPr="607C6847" w:rsidDel="00E25720">
          <w:rPr>
            <w:rFonts w:ascii="Montserrat" w:hAnsi="Montserrat"/>
          </w:rPr>
          <w:delText>Energieffektivt: vi følger med på strømforbruk per maskin og flytter kjøring bort fra effekttopper der det er mulig.</w:delText>
        </w:r>
      </w:del>
    </w:p>
    <w:p w14:paraId="16C624B9" w14:textId="77777777" w:rsidR="00E25720" w:rsidRPr="00E25720" w:rsidDel="008A64EF" w:rsidRDefault="00E25720" w:rsidP="00E25720">
      <w:pPr>
        <w:numPr>
          <w:ilvl w:val="0"/>
          <w:numId w:val="35"/>
        </w:numPr>
        <w:spacing w:before="100" w:beforeAutospacing="1" w:after="100" w:afterAutospacing="1" w:line="240" w:lineRule="auto"/>
        <w:rPr>
          <w:del w:id="60" w:author="André Tandberg" w:date="2025-11-02T10:36:00Z"/>
          <w:rFonts w:ascii="Montserrat" w:hAnsi="Montserrat"/>
          <w:kern w:val="0"/>
        </w:rPr>
      </w:pPr>
      <w:del w:id="61" w:author="André Tandberg" w:date="2025-11-02T10:36:00Z">
        <w:r w:rsidRPr="00E25720" w:rsidDel="008A64EF">
          <w:rPr>
            <w:rFonts w:ascii="Montserrat" w:hAnsi="Montserrat"/>
            <w:kern w:val="0"/>
          </w:rPr>
          <w:delText>Mindre svinn: hver jobb får digital sporbarhet – som forebygger omarbeid.</w:delText>
        </w:r>
      </w:del>
    </w:p>
    <w:p w14:paraId="4A7B8D58" w14:textId="77777777" w:rsidR="00E25720" w:rsidRPr="00E25720" w:rsidDel="008A64EF" w:rsidRDefault="00E25720" w:rsidP="00E25720">
      <w:pPr>
        <w:numPr>
          <w:ilvl w:val="0"/>
          <w:numId w:val="35"/>
        </w:numPr>
        <w:spacing w:before="100" w:beforeAutospacing="1" w:after="100" w:afterAutospacing="1" w:line="240" w:lineRule="auto"/>
        <w:rPr>
          <w:del w:id="62" w:author="André Tandberg" w:date="2025-11-02T10:36:00Z"/>
          <w:rFonts w:ascii="Montserrat" w:hAnsi="Montserrat"/>
          <w:kern w:val="0"/>
        </w:rPr>
      </w:pPr>
      <w:del w:id="63" w:author="André Tandberg" w:date="2025-11-02T10:36:00Z">
        <w:r w:rsidRPr="00E25720" w:rsidDel="008A64EF">
          <w:rPr>
            <w:rFonts w:ascii="Montserrat" w:hAnsi="Montserrat"/>
            <w:kern w:val="0"/>
          </w:rPr>
          <w:delText>Standarder: vi starter med et nøkternt kvalitetssystem fra første driftsfase og bygger videre mot formelle sertifiseringer når volumet tilsier det.</w:delText>
        </w:r>
      </w:del>
    </w:p>
    <w:p w14:paraId="00EA5565" w14:textId="77777777" w:rsidR="00E25720" w:rsidRPr="00E25720" w:rsidDel="008A64EF" w:rsidRDefault="00E25720" w:rsidP="00E25720">
      <w:pPr>
        <w:numPr>
          <w:ilvl w:val="0"/>
          <w:numId w:val="35"/>
        </w:numPr>
        <w:spacing w:before="100" w:beforeAutospacing="1" w:after="100" w:afterAutospacing="1" w:line="240" w:lineRule="auto"/>
        <w:rPr>
          <w:del w:id="64" w:author="André Tandberg" w:date="2025-11-02T10:36:00Z"/>
          <w:rFonts w:ascii="Montserrat" w:hAnsi="Montserrat"/>
          <w:kern w:val="0"/>
        </w:rPr>
      </w:pPr>
      <w:del w:id="65" w:author="André Tandberg" w:date="2025-11-02T10:36:00Z">
        <w:r w:rsidRPr="00E25720" w:rsidDel="008A64EF">
          <w:rPr>
            <w:rFonts w:ascii="Montserrat" w:hAnsi="Montserrat"/>
            <w:kern w:val="0"/>
          </w:rPr>
          <w:delText>Kompetanse: læreplasser og “Aurelian Factory Floor” som praktisk læringsarena i samarbeid med lokale skoler og fagmiljøer.</w:delText>
        </w:r>
      </w:del>
    </w:p>
    <w:p w14:paraId="38DAB0CD" w14:textId="77777777" w:rsidR="00E25720" w:rsidRPr="00E25720" w:rsidRDefault="00E25720" w:rsidP="00E25720">
      <w:pPr>
        <w:spacing w:after="0" w:line="240" w:lineRule="auto"/>
        <w:rPr>
          <w:rFonts w:ascii="Montserrat" w:hAnsi="Montserrat"/>
          <w:kern w:val="0"/>
        </w:rPr>
      </w:pPr>
    </w:p>
    <w:p w14:paraId="38BD694A" w14:textId="77777777" w:rsidR="00E25720" w:rsidRPr="00E25720" w:rsidRDefault="00E25720" w:rsidP="00E25720">
      <w:pPr>
        <w:spacing w:before="100" w:beforeAutospacing="1" w:after="100" w:afterAutospacing="1" w:line="240" w:lineRule="auto"/>
        <w:outlineLvl w:val="1"/>
        <w:rPr>
          <w:rFonts w:ascii="Montserrat" w:hAnsi="Montserrat"/>
          <w:kern w:val="0"/>
          <w:sz w:val="36"/>
          <w:szCs w:val="36"/>
        </w:rPr>
      </w:pPr>
      <w:r w:rsidRPr="00E25720">
        <w:rPr>
          <w:rFonts w:ascii="Montserrat" w:hAnsi="Montserrat"/>
          <w:kern w:val="0"/>
          <w:sz w:val="36"/>
          <w:szCs w:val="36"/>
        </w:rPr>
        <w:t>Marked</w:t>
      </w:r>
    </w:p>
    <w:p w14:paraId="557CFF64" w14:textId="77777777" w:rsidR="00237283" w:rsidRPr="00237283" w:rsidRDefault="00237283" w:rsidP="00237283">
      <w:pPr>
        <w:spacing w:before="100" w:beforeAutospacing="1" w:after="100" w:afterAutospacing="1" w:line="240" w:lineRule="auto"/>
        <w:rPr>
          <w:rFonts w:ascii="Montserrat" w:hAnsi="Montserrat"/>
          <w:kern w:val="0"/>
          <w:rPrChange w:id="66" w:author="André Tandberg" w:date="2025-11-02T11:00:00Z">
            <w:rPr>
              <w:rFonts w:ascii="Montserrat" w:hAnsi="Montserrat"/>
              <w:b/>
              <w:bCs/>
              <w:kern w:val="0"/>
            </w:rPr>
          </w:rPrChange>
        </w:rPr>
      </w:pPr>
      <w:r w:rsidRPr="00237283">
        <w:rPr>
          <w:rFonts w:ascii="Montserrat" w:hAnsi="Montserrat"/>
          <w:b/>
          <w:bCs/>
          <w:kern w:val="0"/>
        </w:rPr>
        <w:br/>
      </w:r>
      <w:r w:rsidRPr="00237283">
        <w:rPr>
          <w:rFonts w:ascii="Montserrat" w:hAnsi="Montserrat"/>
          <w:kern w:val="0"/>
          <w:rPrChange w:id="67" w:author="André Tandberg" w:date="2025-11-02T11:00:00Z">
            <w:rPr>
              <w:rFonts w:ascii="Montserrat" w:hAnsi="Montserrat"/>
              <w:b/>
              <w:bCs/>
              <w:kern w:val="0"/>
            </w:rPr>
          </w:rPrChange>
        </w:rPr>
        <w:t>Aurelian retter seg mot industribedrifter som trenger små til middels</w:t>
      </w:r>
      <w:ins w:id="68" w:author="André Tandberg" w:date="2025-11-02T19:48:00Z">
        <w:r w:rsidR="00CE0C0A">
          <w:rPr>
            <w:rFonts w:ascii="Montserrat" w:hAnsi="Montserrat"/>
            <w:kern w:val="0"/>
          </w:rPr>
          <w:t xml:space="preserve"> store</w:t>
        </w:r>
      </w:ins>
      <w:r w:rsidRPr="00237283">
        <w:rPr>
          <w:rFonts w:ascii="Montserrat" w:hAnsi="Montserrat"/>
          <w:kern w:val="0"/>
          <w:rPrChange w:id="69" w:author="André Tandberg" w:date="2025-11-02T11:00:00Z">
            <w:rPr>
              <w:rFonts w:ascii="Montserrat" w:hAnsi="Montserrat"/>
              <w:b/>
              <w:bCs/>
              <w:kern w:val="0"/>
            </w:rPr>
          </w:rPrChange>
        </w:rPr>
        <w:t xml:space="preserve"> serier av presisjonsdeler med kort leveringstid og full sporbarhet. Dette er miljøer der én komponent kan stoppe en hel linje: automasjon og robotikk, test- og pilotmiljøer i energi/offshore, samt mekaniske OEM- og underleverandører med løpende behov for </w:t>
      </w:r>
      <w:proofErr w:type="spellStart"/>
      <w:r w:rsidRPr="00237283">
        <w:rPr>
          <w:rFonts w:ascii="Montserrat" w:hAnsi="Montserrat"/>
          <w:kern w:val="0"/>
          <w:rPrChange w:id="70" w:author="André Tandberg" w:date="2025-11-02T11:00:00Z">
            <w:rPr>
              <w:rFonts w:ascii="Montserrat" w:hAnsi="Montserrat"/>
              <w:b/>
              <w:bCs/>
              <w:kern w:val="0"/>
            </w:rPr>
          </w:rPrChange>
        </w:rPr>
        <w:t>fixturer</w:t>
      </w:r>
      <w:proofErr w:type="spellEnd"/>
      <w:r w:rsidRPr="00237283">
        <w:rPr>
          <w:rFonts w:ascii="Montserrat" w:hAnsi="Montserrat"/>
          <w:kern w:val="0"/>
          <w:rPrChange w:id="71" w:author="André Tandberg" w:date="2025-11-02T11:00:00Z">
            <w:rPr>
              <w:rFonts w:ascii="Montserrat" w:hAnsi="Montserrat"/>
              <w:b/>
              <w:bCs/>
              <w:kern w:val="0"/>
            </w:rPr>
          </w:rPrChange>
        </w:rPr>
        <w:t xml:space="preserve">, verktøy og reservedeler. Vi prioriterer Østfold/Viken i oppstarten for nærhet til eksisterende dialoger; korte avstander gir raskere iterasjoner, enklere kvalitetsavklaringer og mer forutsigbare leveranser. Kundene kjennetegnes av hyppige </w:t>
      </w:r>
      <w:proofErr w:type="spellStart"/>
      <w:r w:rsidRPr="00237283">
        <w:rPr>
          <w:rFonts w:ascii="Montserrat" w:hAnsi="Montserrat"/>
          <w:kern w:val="0"/>
          <w:rPrChange w:id="72" w:author="André Tandberg" w:date="2025-11-02T11:00:00Z">
            <w:rPr>
              <w:rFonts w:ascii="Montserrat" w:hAnsi="Montserrat"/>
              <w:b/>
              <w:bCs/>
              <w:kern w:val="0"/>
            </w:rPr>
          </w:rPrChange>
        </w:rPr>
        <w:t>småserier</w:t>
      </w:r>
      <w:proofErr w:type="spellEnd"/>
      <w:r w:rsidRPr="00237283">
        <w:rPr>
          <w:rFonts w:ascii="Montserrat" w:hAnsi="Montserrat"/>
          <w:kern w:val="0"/>
          <w:rPrChange w:id="73" w:author="André Tandberg" w:date="2025-11-02T11:00:00Z">
            <w:rPr>
              <w:rFonts w:ascii="Montserrat" w:hAnsi="Montserrat"/>
              <w:b/>
              <w:bCs/>
              <w:kern w:val="0"/>
            </w:rPr>
          </w:rPrChange>
        </w:rPr>
        <w:t xml:space="preserve"> og </w:t>
      </w:r>
      <w:r w:rsidRPr="00237283">
        <w:rPr>
          <w:rFonts w:ascii="Montserrat" w:hAnsi="Montserrat"/>
          <w:kern w:val="0"/>
          <w:rPrChange w:id="74" w:author="André Tandberg" w:date="2025-11-02T11:00:00Z">
            <w:rPr>
              <w:rFonts w:ascii="Montserrat" w:hAnsi="Montserrat"/>
              <w:b/>
              <w:bCs/>
              <w:kern w:val="0"/>
            </w:rPr>
          </w:rPrChange>
        </w:rPr>
        <w:lastRenderedPageBreak/>
        <w:t xml:space="preserve">periodiske </w:t>
      </w:r>
      <w:proofErr w:type="spellStart"/>
      <w:r w:rsidRPr="00237283">
        <w:rPr>
          <w:rFonts w:ascii="Montserrat" w:hAnsi="Montserrat"/>
          <w:kern w:val="0"/>
          <w:rPrChange w:id="75" w:author="André Tandberg" w:date="2025-11-02T11:00:00Z">
            <w:rPr>
              <w:rFonts w:ascii="Montserrat" w:hAnsi="Montserrat"/>
              <w:b/>
              <w:bCs/>
              <w:kern w:val="0"/>
            </w:rPr>
          </w:rPrChange>
        </w:rPr>
        <w:t>reorders</w:t>
      </w:r>
      <w:proofErr w:type="spellEnd"/>
      <w:r w:rsidRPr="00237283">
        <w:rPr>
          <w:rFonts w:ascii="Montserrat" w:hAnsi="Montserrat"/>
          <w:kern w:val="0"/>
          <w:rPrChange w:id="76" w:author="André Tandberg" w:date="2025-11-02T11:00:00Z">
            <w:rPr>
              <w:rFonts w:ascii="Montserrat" w:hAnsi="Montserrat"/>
              <w:b/>
              <w:bCs/>
              <w:kern w:val="0"/>
            </w:rPr>
          </w:rPrChange>
        </w:rPr>
        <w:t>, og standardisert dokumentasjon (målerapport og materialsporbarhet) følger hver levering.</w:t>
      </w:r>
    </w:p>
    <w:p w14:paraId="375E926B" w14:textId="77777777" w:rsidR="00237283" w:rsidRPr="00237283" w:rsidRDefault="00237283" w:rsidP="00237283">
      <w:pPr>
        <w:spacing w:before="100" w:beforeAutospacing="1" w:after="100" w:afterAutospacing="1" w:line="240" w:lineRule="auto"/>
        <w:rPr>
          <w:rFonts w:ascii="Montserrat" w:hAnsi="Montserrat"/>
          <w:kern w:val="0"/>
          <w:rPrChange w:id="77" w:author="André Tandberg" w:date="2025-11-02T11:00:00Z">
            <w:rPr>
              <w:rFonts w:ascii="Montserrat" w:hAnsi="Montserrat"/>
              <w:b/>
              <w:bCs/>
              <w:kern w:val="0"/>
            </w:rPr>
          </w:rPrChange>
        </w:rPr>
      </w:pPr>
      <w:r w:rsidRPr="00237283">
        <w:rPr>
          <w:rFonts w:ascii="Montserrat" w:hAnsi="Montserrat"/>
          <w:b/>
          <w:bCs/>
          <w:kern w:val="0"/>
        </w:rPr>
        <w:t>Salgskanaler</w:t>
      </w:r>
      <w:r w:rsidRPr="00237283">
        <w:rPr>
          <w:rFonts w:ascii="Montserrat" w:hAnsi="Montserrat"/>
          <w:kern w:val="0"/>
          <w:rPrChange w:id="78" w:author="André Tandberg" w:date="2025-11-02T11:00:00Z">
            <w:rPr>
              <w:rFonts w:ascii="Montserrat" w:hAnsi="Montserrat"/>
              <w:b/>
              <w:bCs/>
              <w:kern w:val="0"/>
            </w:rPr>
          </w:rPrChange>
        </w:rPr>
        <w:br/>
        <w:t>Go-to-</w:t>
      </w:r>
      <w:proofErr w:type="spellStart"/>
      <w:r w:rsidRPr="00237283">
        <w:rPr>
          <w:rFonts w:ascii="Montserrat" w:hAnsi="Montserrat"/>
          <w:kern w:val="0"/>
          <w:rPrChange w:id="79" w:author="André Tandberg" w:date="2025-11-02T11:00:00Z">
            <w:rPr>
              <w:rFonts w:ascii="Montserrat" w:hAnsi="Montserrat"/>
              <w:b/>
              <w:bCs/>
              <w:kern w:val="0"/>
            </w:rPr>
          </w:rPrChange>
        </w:rPr>
        <w:t>market</w:t>
      </w:r>
      <w:proofErr w:type="spellEnd"/>
      <w:r w:rsidRPr="00237283">
        <w:rPr>
          <w:rFonts w:ascii="Montserrat" w:hAnsi="Montserrat"/>
          <w:kern w:val="0"/>
          <w:rPrChange w:id="80" w:author="André Tandberg" w:date="2025-11-02T11:00:00Z">
            <w:rPr>
              <w:rFonts w:ascii="Montserrat" w:hAnsi="Montserrat"/>
              <w:b/>
              <w:bCs/>
              <w:kern w:val="0"/>
            </w:rPr>
          </w:rPrChange>
        </w:rPr>
        <w:t xml:space="preserve"> </w:t>
      </w:r>
      <w:ins w:id="81" w:author="André Tandberg" w:date="2025-11-02T19:51:00Z">
        <w:r w:rsidR="00CE0C0A">
          <w:rPr>
            <w:rFonts w:ascii="Montserrat" w:hAnsi="Montserrat"/>
            <w:kern w:val="0"/>
          </w:rPr>
          <w:t xml:space="preserve">strategi </w:t>
        </w:r>
      </w:ins>
      <w:r w:rsidRPr="00237283">
        <w:rPr>
          <w:rFonts w:ascii="Montserrat" w:hAnsi="Montserrat"/>
          <w:kern w:val="0"/>
          <w:rPrChange w:id="82" w:author="André Tandberg" w:date="2025-11-02T11:00:00Z">
            <w:rPr>
              <w:rFonts w:ascii="Montserrat" w:hAnsi="Montserrat"/>
              <w:b/>
              <w:bCs/>
              <w:kern w:val="0"/>
            </w:rPr>
          </w:rPrChange>
        </w:rPr>
        <w:t>er trinnvis og relasjonsdrevet. Vi starter med pilotoppdrag som bekrefter pasning, toleranser og prosess hos kunden. Når kvalitet er verifisert, formaliseres samarbeidet gjennom rammeavtaler som sikrer jevn bestillingsflyt. Parallelt utvikler vi en enkel digital bestillingsløsning for repetisjonsordre, slik at tilbakevendende deler håndteres med minimal friksjon.</w:t>
      </w:r>
    </w:p>
    <w:p w14:paraId="4223ECB6" w14:textId="77777777" w:rsidR="00237283" w:rsidRPr="00237283" w:rsidRDefault="00237283" w:rsidP="00237283">
      <w:pPr>
        <w:spacing w:before="100" w:beforeAutospacing="1" w:after="100" w:afterAutospacing="1" w:line="240" w:lineRule="auto"/>
        <w:rPr>
          <w:rFonts w:ascii="Montserrat" w:hAnsi="Montserrat"/>
          <w:kern w:val="0"/>
          <w:rPrChange w:id="83" w:author="André Tandberg" w:date="2025-11-02T11:00:00Z">
            <w:rPr>
              <w:rFonts w:ascii="Montserrat" w:hAnsi="Montserrat"/>
              <w:b/>
              <w:bCs/>
              <w:kern w:val="0"/>
            </w:rPr>
          </w:rPrChange>
        </w:rPr>
      </w:pPr>
      <w:r w:rsidRPr="00237283">
        <w:rPr>
          <w:rFonts w:ascii="Montserrat" w:hAnsi="Montserrat"/>
          <w:b/>
          <w:bCs/>
          <w:kern w:val="0"/>
        </w:rPr>
        <w:t>Markedsbilde</w:t>
      </w:r>
      <w:r w:rsidRPr="00237283">
        <w:rPr>
          <w:rFonts w:ascii="Montserrat" w:hAnsi="Montserrat"/>
          <w:kern w:val="0"/>
          <w:rPrChange w:id="84" w:author="André Tandberg" w:date="2025-11-02T11:00:00Z">
            <w:rPr>
              <w:rFonts w:ascii="Montserrat" w:hAnsi="Montserrat"/>
              <w:b/>
              <w:bCs/>
              <w:kern w:val="0"/>
            </w:rPr>
          </w:rPrChange>
        </w:rPr>
        <w:br/>
        <w:t>Markedet er stort og fragmentert på tvers av Norden, preget av mange små–middels ordre med høy variasjon. Behovet vokser i takt med hyppigere designendringer, skjerpede krav til dokumentasjon og en vedvarende knapphet på fagarbeidere. Vår posisjon er å levere hurtig, kortreist og dokumenterbar maskinering der time-to-part og forutsigbarhet er viktigst.</w:t>
      </w:r>
    </w:p>
    <w:p w14:paraId="7395C5C5" w14:textId="77777777" w:rsidR="00237283" w:rsidRPr="00237283" w:rsidRDefault="00237283" w:rsidP="00237283">
      <w:pPr>
        <w:spacing w:before="100" w:beforeAutospacing="1" w:after="100" w:afterAutospacing="1" w:line="240" w:lineRule="auto"/>
        <w:rPr>
          <w:rFonts w:ascii="Montserrat" w:hAnsi="Montserrat"/>
          <w:kern w:val="0"/>
          <w:rPrChange w:id="85" w:author="André Tandberg" w:date="2025-11-02T11:00:00Z">
            <w:rPr>
              <w:rFonts w:ascii="Montserrat" w:hAnsi="Montserrat"/>
              <w:b/>
              <w:bCs/>
              <w:kern w:val="0"/>
            </w:rPr>
          </w:rPrChange>
        </w:rPr>
      </w:pPr>
      <w:r w:rsidRPr="00237283">
        <w:rPr>
          <w:rFonts w:ascii="Montserrat" w:hAnsi="Montserrat"/>
          <w:b/>
          <w:bCs/>
          <w:kern w:val="0"/>
        </w:rPr>
        <w:t>Konkurrenter</w:t>
      </w:r>
      <w:r w:rsidRPr="00237283">
        <w:rPr>
          <w:rFonts w:ascii="Montserrat" w:hAnsi="Montserrat"/>
          <w:kern w:val="0"/>
          <w:rPrChange w:id="86" w:author="André Tandberg" w:date="2025-11-02T11:00:00Z">
            <w:rPr>
              <w:rFonts w:ascii="Montserrat" w:hAnsi="Montserrat"/>
              <w:b/>
              <w:bCs/>
              <w:kern w:val="0"/>
            </w:rPr>
          </w:rPrChange>
        </w:rPr>
        <w:br/>
        <w:t>Konkurrentene er solide, etablerte verksteder lokalt og enkelte internasjonale aktører som vinner på pris i større serier. Vi skiller oss ved å kombinere effektiv planlegging, dokumentasjon som standard og en modulær cellearkitektur som lar oss øke kapasiteten uten å forstyrre pågående produksjon. For kunden betyr dette kortere vei fra CAD-tegning til ferdig del, stabile gjennomløp og lavere risiko for omarbeid og stopp.</w:t>
      </w:r>
    </w:p>
    <w:p w14:paraId="15A8A93B" w14:textId="77777777" w:rsidR="00237283" w:rsidRPr="00237283" w:rsidRDefault="00237283" w:rsidP="00237283">
      <w:pPr>
        <w:spacing w:before="100" w:beforeAutospacing="1" w:after="100" w:afterAutospacing="1" w:line="240" w:lineRule="auto"/>
        <w:rPr>
          <w:rFonts w:ascii="Montserrat" w:hAnsi="Montserrat"/>
          <w:kern w:val="0"/>
          <w:rPrChange w:id="87" w:author="André Tandberg" w:date="2025-11-02T11:00:00Z">
            <w:rPr>
              <w:rFonts w:ascii="Montserrat" w:hAnsi="Montserrat"/>
              <w:b/>
              <w:bCs/>
              <w:kern w:val="0"/>
            </w:rPr>
          </w:rPrChange>
        </w:rPr>
      </w:pPr>
      <w:r w:rsidRPr="00237283">
        <w:rPr>
          <w:rFonts w:ascii="Montserrat" w:hAnsi="Montserrat"/>
          <w:b/>
          <w:bCs/>
          <w:kern w:val="0"/>
        </w:rPr>
        <w:t>Våre fortrinn</w:t>
      </w:r>
      <w:r w:rsidRPr="00237283">
        <w:rPr>
          <w:rFonts w:ascii="Montserrat" w:hAnsi="Montserrat"/>
          <w:kern w:val="0"/>
          <w:rPrChange w:id="88" w:author="André Tandberg" w:date="2025-11-02T11:00:00Z">
            <w:rPr>
              <w:rFonts w:ascii="Montserrat" w:hAnsi="Montserrat"/>
              <w:b/>
              <w:bCs/>
              <w:kern w:val="0"/>
            </w:rPr>
          </w:rPrChange>
        </w:rPr>
        <w:br/>
        <w:t xml:space="preserve">Standardiserte produksjonsceller med gjennomgående datarigg og målerom som del av verdikjeden gir lik kvalitet og like ledetider uansett volum og lokasjon. Når </w:t>
      </w:r>
      <w:proofErr w:type="spellStart"/>
      <w:r w:rsidRPr="00237283">
        <w:rPr>
          <w:rFonts w:ascii="Montserrat" w:hAnsi="Montserrat"/>
          <w:kern w:val="0"/>
          <w:rPrChange w:id="89" w:author="André Tandberg" w:date="2025-11-02T11:00:00Z">
            <w:rPr>
              <w:rFonts w:ascii="Montserrat" w:hAnsi="Montserrat"/>
              <w:b/>
              <w:bCs/>
              <w:kern w:val="0"/>
            </w:rPr>
          </w:rPrChange>
        </w:rPr>
        <w:t>proof</w:t>
      </w:r>
      <w:proofErr w:type="spellEnd"/>
      <w:r w:rsidRPr="00237283">
        <w:rPr>
          <w:rFonts w:ascii="Montserrat" w:hAnsi="Montserrat"/>
          <w:kern w:val="0"/>
          <w:rPrChange w:id="90" w:author="André Tandberg" w:date="2025-11-02T11:00:00Z">
            <w:rPr>
              <w:rFonts w:ascii="Montserrat" w:hAnsi="Montserrat"/>
              <w:b/>
              <w:bCs/>
              <w:kern w:val="0"/>
            </w:rPr>
          </w:rPrChange>
        </w:rPr>
        <w:t xml:space="preserve"> </w:t>
      </w:r>
      <w:proofErr w:type="spellStart"/>
      <w:r w:rsidRPr="00237283">
        <w:rPr>
          <w:rFonts w:ascii="Montserrat" w:hAnsi="Montserrat"/>
          <w:kern w:val="0"/>
          <w:rPrChange w:id="91" w:author="André Tandberg" w:date="2025-11-02T11:00:00Z">
            <w:rPr>
              <w:rFonts w:ascii="Montserrat" w:hAnsi="Montserrat"/>
              <w:b/>
              <w:bCs/>
              <w:kern w:val="0"/>
            </w:rPr>
          </w:rPrChange>
        </w:rPr>
        <w:t>of</w:t>
      </w:r>
      <w:proofErr w:type="spellEnd"/>
      <w:r w:rsidRPr="00237283">
        <w:rPr>
          <w:rFonts w:ascii="Montserrat" w:hAnsi="Montserrat"/>
          <w:kern w:val="0"/>
          <w:rPrChange w:id="92" w:author="André Tandberg" w:date="2025-11-02T11:00:00Z">
            <w:rPr>
              <w:rFonts w:ascii="Montserrat" w:hAnsi="Montserrat"/>
              <w:b/>
              <w:bCs/>
              <w:kern w:val="0"/>
            </w:rPr>
          </w:rPrChange>
        </w:rPr>
        <w:t xml:space="preserve"> </w:t>
      </w:r>
      <w:proofErr w:type="spellStart"/>
      <w:r w:rsidRPr="00237283">
        <w:rPr>
          <w:rFonts w:ascii="Montserrat" w:hAnsi="Montserrat"/>
          <w:kern w:val="0"/>
          <w:rPrChange w:id="93" w:author="André Tandberg" w:date="2025-11-02T11:00:00Z">
            <w:rPr>
              <w:rFonts w:ascii="Montserrat" w:hAnsi="Montserrat"/>
              <w:b/>
              <w:bCs/>
              <w:kern w:val="0"/>
            </w:rPr>
          </w:rPrChange>
        </w:rPr>
        <w:t>concept</w:t>
      </w:r>
      <w:proofErr w:type="spellEnd"/>
      <w:r w:rsidRPr="00237283">
        <w:rPr>
          <w:rFonts w:ascii="Montserrat" w:hAnsi="Montserrat"/>
          <w:kern w:val="0"/>
          <w:rPrChange w:id="94" w:author="André Tandberg" w:date="2025-11-02T11:00:00Z">
            <w:rPr>
              <w:rFonts w:ascii="Montserrat" w:hAnsi="Montserrat"/>
              <w:b/>
              <w:bCs/>
              <w:kern w:val="0"/>
            </w:rPr>
          </w:rPrChange>
        </w:rPr>
        <w:t xml:space="preserve"> er etablert lokalt, skalerer vi kapasiteten i Fabrikk 1 celle for celle og utvider gradvis i Norge og videre til Norden. Kombinasjonen av kortreist tilstedeværelse, repeterbar dokumentasjon og skalerbar arkitektur gjør at vi vinner de første oppdragene der tid, forutsigbarhet og sporbarhet trumfer laveste stykkpris.</w:t>
      </w:r>
    </w:p>
    <w:p w14:paraId="45C9C01D" w14:textId="77777777" w:rsidR="00E25720" w:rsidRPr="00E25720" w:rsidRDefault="00E25720" w:rsidP="00E25720">
      <w:pPr>
        <w:spacing w:after="0" w:line="240" w:lineRule="auto"/>
        <w:rPr>
          <w:rFonts w:ascii="Montserrat" w:hAnsi="Montserrat"/>
          <w:kern w:val="0"/>
        </w:rPr>
      </w:pPr>
    </w:p>
    <w:p w14:paraId="67DBE9E8" w14:textId="77777777" w:rsidR="00E25720" w:rsidRPr="00E25720" w:rsidRDefault="00E25720" w:rsidP="00E25720">
      <w:pPr>
        <w:spacing w:before="100" w:beforeAutospacing="1" w:after="100" w:afterAutospacing="1" w:line="240" w:lineRule="auto"/>
        <w:outlineLvl w:val="1"/>
        <w:rPr>
          <w:rFonts w:ascii="Montserrat" w:hAnsi="Montserrat"/>
          <w:kern w:val="0"/>
          <w:sz w:val="36"/>
          <w:szCs w:val="36"/>
        </w:rPr>
      </w:pPr>
      <w:commentRangeStart w:id="95"/>
      <w:r w:rsidRPr="00E25720">
        <w:rPr>
          <w:rFonts w:ascii="Montserrat" w:hAnsi="Montserrat"/>
          <w:kern w:val="0"/>
          <w:sz w:val="36"/>
          <w:szCs w:val="36"/>
        </w:rPr>
        <w:t>Organisasjon og kompetanse</w:t>
      </w:r>
      <w:commentRangeEnd w:id="95"/>
      <w:r w:rsidR="00DE27AD" w:rsidRPr="00E25720">
        <w:rPr>
          <w:rStyle w:val="Merknadsreferanse"/>
          <w:rFonts w:ascii="Montserrat" w:hAnsi="Montserrat"/>
          <w:kern w:val="0"/>
          <w:sz w:val="36"/>
          <w:szCs w:val="36"/>
        </w:rPr>
        <w:commentReference w:id="95"/>
      </w:r>
    </w:p>
    <w:p w14:paraId="7AA96429" w14:textId="77777777" w:rsidR="00E25720" w:rsidRDefault="00E25720" w:rsidP="00E25720">
      <w:pPr>
        <w:spacing w:after="0" w:line="240" w:lineRule="auto"/>
        <w:rPr>
          <w:rFonts w:ascii="Montserrat" w:hAnsi="Montserrat"/>
          <w:b/>
          <w:bCs/>
          <w:kern w:val="0"/>
        </w:rPr>
      </w:pPr>
    </w:p>
    <w:p w14:paraId="3CA669D6" w14:textId="77777777" w:rsidR="00E87471" w:rsidRPr="00EB0494" w:rsidRDefault="00E87471" w:rsidP="00E87471">
      <w:pPr>
        <w:rPr>
          <w:rFonts w:ascii="Montserrat" w:hAnsi="Montserrat"/>
          <w:lang w:val="en-US"/>
        </w:rPr>
      </w:pPr>
      <w:r w:rsidRPr="00EB0494">
        <w:rPr>
          <w:rFonts w:ascii="Montserrat" w:hAnsi="Montserrat"/>
          <w:b/>
          <w:bCs/>
          <w:kern w:val="0"/>
          <w:lang w:val="en-US"/>
        </w:rPr>
        <w:t xml:space="preserve">André Tandberg – </w:t>
      </w:r>
      <w:r w:rsidRPr="00E87471">
        <w:rPr>
          <w:rFonts w:ascii="Montserrat" w:hAnsi="Montserrat"/>
          <w:b/>
          <w:bCs/>
          <w:lang w:val="en-US"/>
        </w:rPr>
        <w:t>Co-Founder and CEO</w:t>
      </w:r>
      <w:r w:rsidRPr="00E87471">
        <w:rPr>
          <w:rFonts w:ascii="Montserrat" w:hAnsi="Montserrat"/>
          <w:lang w:val="en-US"/>
        </w:rPr>
        <w:t xml:space="preserve"> </w:t>
      </w:r>
    </w:p>
    <w:p w14:paraId="5736FD06" w14:textId="77777777" w:rsidR="00E87471" w:rsidRPr="00EB0494" w:rsidRDefault="00E87471" w:rsidP="00E87471">
      <w:pPr>
        <w:spacing w:after="0" w:line="240" w:lineRule="auto"/>
        <w:rPr>
          <w:rFonts w:ascii="Montserrat" w:hAnsi="Montserrat"/>
          <w:kern w:val="0"/>
          <w:lang w:val="en-US"/>
        </w:rPr>
      </w:pPr>
      <w:r w:rsidRPr="00E87471">
        <w:rPr>
          <w:rFonts w:ascii="Montserrat" w:hAnsi="Montserrat"/>
          <w:kern w:val="0"/>
          <w:lang w:val="en-US"/>
        </w:rPr>
        <w:t xml:space="preserve">Andre Tandberg is combining operational leadership with early-stage industrial funding experience. </w:t>
      </w:r>
    </w:p>
    <w:p w14:paraId="7395B78D" w14:textId="77777777" w:rsidR="00E87471" w:rsidRPr="00EB0494" w:rsidRDefault="00E87471" w:rsidP="00E87471">
      <w:pPr>
        <w:spacing w:after="0" w:line="240" w:lineRule="auto"/>
        <w:rPr>
          <w:rFonts w:ascii="Montserrat" w:hAnsi="Montserrat"/>
          <w:kern w:val="0"/>
          <w:lang w:val="en-US"/>
        </w:rPr>
      </w:pPr>
      <w:r w:rsidRPr="00E87471">
        <w:rPr>
          <w:rFonts w:ascii="Montserrat" w:hAnsi="Montserrat"/>
          <w:kern w:val="0"/>
          <w:lang w:val="en-US"/>
        </w:rPr>
        <w:t xml:space="preserve">André is Managing Director of </w:t>
      </w:r>
      <w:proofErr w:type="spellStart"/>
      <w:r w:rsidRPr="00E87471">
        <w:rPr>
          <w:rFonts w:ascii="Montserrat" w:hAnsi="Montserrat"/>
          <w:kern w:val="0"/>
          <w:lang w:val="en-US"/>
        </w:rPr>
        <w:t>Østfold</w:t>
      </w:r>
      <w:proofErr w:type="spellEnd"/>
      <w:r w:rsidRPr="00E87471">
        <w:rPr>
          <w:rFonts w:ascii="Montserrat" w:hAnsi="Montserrat"/>
          <w:kern w:val="0"/>
          <w:lang w:val="en-US"/>
        </w:rPr>
        <w:t xml:space="preserve"> Follo Nyskapingsfond, a regional pre-seed fund that was fully invested in 2022, and serves on the board of listed bank </w:t>
      </w:r>
      <w:proofErr w:type="spellStart"/>
      <w:r w:rsidRPr="00E87471">
        <w:rPr>
          <w:rFonts w:ascii="Montserrat" w:hAnsi="Montserrat"/>
          <w:kern w:val="0"/>
          <w:lang w:val="en-US"/>
        </w:rPr>
        <w:t>SpareBank</w:t>
      </w:r>
      <w:proofErr w:type="spellEnd"/>
      <w:r w:rsidRPr="00E87471">
        <w:rPr>
          <w:rFonts w:ascii="Montserrat" w:hAnsi="Montserrat"/>
          <w:kern w:val="0"/>
          <w:lang w:val="en-US"/>
        </w:rPr>
        <w:t xml:space="preserve"> 1 </w:t>
      </w:r>
      <w:proofErr w:type="spellStart"/>
      <w:r w:rsidRPr="00E87471">
        <w:rPr>
          <w:rFonts w:ascii="Montserrat" w:hAnsi="Montserrat"/>
          <w:kern w:val="0"/>
          <w:lang w:val="en-US"/>
        </w:rPr>
        <w:t>Østfold</w:t>
      </w:r>
      <w:proofErr w:type="spellEnd"/>
      <w:r w:rsidRPr="00E87471">
        <w:rPr>
          <w:rFonts w:ascii="Montserrat" w:hAnsi="Montserrat"/>
          <w:kern w:val="0"/>
          <w:lang w:val="en-US"/>
        </w:rPr>
        <w:t xml:space="preserve"> </w:t>
      </w:r>
      <w:proofErr w:type="spellStart"/>
      <w:r w:rsidRPr="00E87471">
        <w:rPr>
          <w:rFonts w:ascii="Montserrat" w:hAnsi="Montserrat"/>
          <w:kern w:val="0"/>
          <w:lang w:val="en-US"/>
        </w:rPr>
        <w:t>Akershus</w:t>
      </w:r>
      <w:proofErr w:type="spellEnd"/>
      <w:r w:rsidRPr="00E87471">
        <w:rPr>
          <w:rFonts w:ascii="Montserrat" w:hAnsi="Montserrat"/>
          <w:kern w:val="0"/>
          <w:lang w:val="en-US"/>
        </w:rPr>
        <w:t xml:space="preserve">. He has previously been project manager </w:t>
      </w:r>
      <w:r w:rsidRPr="00E87471">
        <w:rPr>
          <w:rFonts w:ascii="Montserrat" w:hAnsi="Montserrat"/>
          <w:kern w:val="0"/>
          <w:lang w:val="en-US"/>
        </w:rPr>
        <w:lastRenderedPageBreak/>
        <w:t xml:space="preserve">and board member in the industrial cluster Necia Tech Cluster, working closely with manufacturing companies, investors and public stakeholders. </w:t>
      </w:r>
    </w:p>
    <w:p w14:paraId="51AF9D66" w14:textId="77777777" w:rsidR="00E87471" w:rsidRPr="00EB0494" w:rsidRDefault="00E87471" w:rsidP="00E87471">
      <w:pPr>
        <w:spacing w:after="0" w:line="240" w:lineRule="auto"/>
        <w:rPr>
          <w:rFonts w:ascii="Montserrat" w:hAnsi="Montserrat"/>
          <w:kern w:val="0"/>
          <w:lang w:val="en-US"/>
        </w:rPr>
      </w:pPr>
      <w:r w:rsidRPr="00E87471">
        <w:rPr>
          <w:rFonts w:ascii="Montserrat" w:hAnsi="Montserrat"/>
          <w:kern w:val="0"/>
          <w:lang w:val="en-US"/>
        </w:rPr>
        <w:t>At Aurelian, André drives overall strategy, capital allocation and key relationships with customers, suppliers and owners, ensuring that the lights-out machining platform is built as a controlled and investable industrial asset.</w:t>
      </w:r>
    </w:p>
    <w:p w14:paraId="25A1A641" w14:textId="77777777" w:rsidR="00E87471" w:rsidRPr="00E87471" w:rsidRDefault="00E87471" w:rsidP="0046557E">
      <w:pPr>
        <w:spacing w:after="0" w:line="240" w:lineRule="auto"/>
        <w:rPr>
          <w:rFonts w:ascii="Montserrat" w:hAnsi="Montserrat"/>
          <w:b/>
          <w:bCs/>
          <w:kern w:val="0"/>
          <w:lang w:val="en-US"/>
          <w:rPrChange w:id="96" w:author="Tore Ausland" w:date="2025-12-02T12:02:00Z" w16du:dateUtc="2025-12-02T11:02:00Z">
            <w:rPr>
              <w:rFonts w:ascii="Montserrat" w:hAnsi="Montserrat"/>
              <w:b/>
              <w:bCs/>
              <w:kern w:val="0"/>
            </w:rPr>
          </w:rPrChange>
        </w:rPr>
      </w:pPr>
    </w:p>
    <w:p w14:paraId="6F84D8B6" w14:textId="77777777" w:rsidR="0032407F" w:rsidRPr="0032407F" w:rsidRDefault="0046557E" w:rsidP="0032407F">
      <w:pPr>
        <w:rPr>
          <w:rFonts w:ascii="Montserrat" w:hAnsi="Montserrat"/>
          <w:b/>
          <w:bCs/>
          <w:lang w:val="en-US"/>
        </w:rPr>
      </w:pPr>
      <w:r w:rsidRPr="0046557E">
        <w:rPr>
          <w:rFonts w:ascii="Montserrat" w:hAnsi="Montserrat"/>
          <w:b/>
          <w:bCs/>
          <w:kern w:val="0"/>
        </w:rPr>
        <w:t>Tore Ausland – Prosjekt og drift</w:t>
      </w:r>
      <w:r w:rsidRPr="0046557E">
        <w:rPr>
          <w:rFonts w:ascii="Montserrat" w:hAnsi="Montserrat"/>
          <w:kern w:val="0"/>
          <w:rPrChange w:id="97" w:author="André Tandberg" w:date="2025-11-02T20:03:00Z">
            <w:rPr>
              <w:rFonts w:ascii="Montserrat" w:hAnsi="Montserrat"/>
              <w:b/>
              <w:bCs/>
              <w:kern w:val="0"/>
            </w:rPr>
          </w:rPrChange>
        </w:rPr>
        <w:br/>
      </w:r>
    </w:p>
    <w:p w14:paraId="1BD2D341" w14:textId="77777777" w:rsidR="0032407F" w:rsidRPr="0032407F" w:rsidRDefault="0032407F" w:rsidP="0032407F">
      <w:pPr>
        <w:rPr>
          <w:rFonts w:ascii="Montserrat" w:hAnsi="Montserrat"/>
          <w:lang w:val="en-US"/>
          <w:rPrChange w:id="98" w:author="Tore Ausland" w:date="2025-12-02T12:03:00Z" w16du:dateUtc="2025-12-02T11:03:00Z">
            <w:rPr>
              <w:rFonts w:ascii="Montserrat" w:hAnsi="Montserrat"/>
            </w:rPr>
          </w:rPrChange>
        </w:rPr>
      </w:pPr>
      <w:r w:rsidRPr="0032407F">
        <w:rPr>
          <w:rFonts w:ascii="Montserrat" w:hAnsi="Montserrat"/>
          <w:b/>
          <w:bCs/>
          <w:lang w:val="en-US"/>
        </w:rPr>
        <w:t>VP Business Development &amp; Co-Founder</w:t>
      </w:r>
    </w:p>
    <w:p w14:paraId="01FF29ED" w14:textId="77777777" w:rsidR="0032407F" w:rsidRPr="0032407F" w:rsidRDefault="0032407F" w:rsidP="0032407F">
      <w:pPr>
        <w:spacing w:after="0" w:line="240" w:lineRule="auto"/>
        <w:rPr>
          <w:rFonts w:ascii="Montserrat" w:hAnsi="Montserrat"/>
          <w:kern w:val="0"/>
          <w:lang w:val="en-US"/>
          <w:rPrChange w:id="99" w:author="Tore Ausland" w:date="2025-12-02T12:03:00Z" w16du:dateUtc="2025-12-02T11:03:00Z">
            <w:rPr>
              <w:rFonts w:ascii="Montserrat" w:hAnsi="Montserrat"/>
              <w:kern w:val="0"/>
            </w:rPr>
          </w:rPrChange>
        </w:rPr>
      </w:pPr>
      <w:r w:rsidRPr="0032407F">
        <w:rPr>
          <w:rFonts w:ascii="Montserrat" w:hAnsi="Montserrat"/>
          <w:kern w:val="0"/>
          <w:lang w:val="en-US"/>
        </w:rPr>
        <w:t xml:space="preserve">Tore Ausland brings 30+ years of operational and commercial experience from the oil and gas industry, including supplier development and delivery assurance for GE, FMC and Aker, serving major operators like Statoil (Equinor), Hydro, Shell and BP. </w:t>
      </w:r>
    </w:p>
    <w:p w14:paraId="34F81D40" w14:textId="77777777" w:rsidR="0032407F" w:rsidRPr="0032407F" w:rsidRDefault="0032407F" w:rsidP="0032407F">
      <w:pPr>
        <w:spacing w:after="0" w:line="240" w:lineRule="auto"/>
        <w:rPr>
          <w:rFonts w:ascii="Montserrat" w:hAnsi="Montserrat"/>
          <w:kern w:val="0"/>
          <w:lang w:val="en-US"/>
          <w:rPrChange w:id="100" w:author="Tore Ausland" w:date="2025-12-02T12:03:00Z" w16du:dateUtc="2025-12-02T11:03:00Z">
            <w:rPr>
              <w:rFonts w:ascii="Montserrat" w:hAnsi="Montserrat"/>
              <w:kern w:val="0"/>
            </w:rPr>
          </w:rPrChange>
        </w:rPr>
      </w:pPr>
      <w:r w:rsidRPr="0032407F">
        <w:rPr>
          <w:rFonts w:ascii="Montserrat" w:hAnsi="Montserrat"/>
          <w:kern w:val="0"/>
          <w:lang w:val="en-US"/>
        </w:rPr>
        <w:t xml:space="preserve">With leadership roles across industrial technology companies and coordination of a 5 MEUR European scale-up project, he combines technical depth with business execution. </w:t>
      </w:r>
    </w:p>
    <w:p w14:paraId="2D86E3EA" w14:textId="77777777" w:rsidR="0032407F" w:rsidRPr="0032407F" w:rsidRDefault="0032407F" w:rsidP="0032407F">
      <w:pPr>
        <w:spacing w:after="0" w:line="240" w:lineRule="auto"/>
        <w:rPr>
          <w:rFonts w:ascii="Montserrat" w:hAnsi="Montserrat"/>
          <w:kern w:val="0"/>
          <w:lang w:val="en-US"/>
          <w:rPrChange w:id="101" w:author="Tore Ausland" w:date="2025-12-02T12:03:00Z" w16du:dateUtc="2025-12-02T11:03:00Z">
            <w:rPr>
              <w:rFonts w:ascii="Montserrat" w:hAnsi="Montserrat"/>
              <w:kern w:val="0"/>
            </w:rPr>
          </w:rPrChange>
        </w:rPr>
      </w:pPr>
      <w:r w:rsidRPr="0032407F">
        <w:rPr>
          <w:rFonts w:ascii="Montserrat" w:hAnsi="Montserrat"/>
          <w:kern w:val="0"/>
          <w:lang w:val="en-US"/>
        </w:rPr>
        <w:t>In Aurelian Manufacturing, Tore drives enterprise partnerships, anchor customers and market strategy—translating industry requirements into scalable, autonomous and data-driven machining capacity.</w:t>
      </w:r>
    </w:p>
    <w:p w14:paraId="4F7474E6" w14:textId="243F94D2" w:rsidR="0046557E" w:rsidRPr="0032407F" w:rsidRDefault="0046557E" w:rsidP="0046557E">
      <w:pPr>
        <w:spacing w:after="0" w:line="240" w:lineRule="auto"/>
        <w:rPr>
          <w:rFonts w:ascii="Montserrat" w:hAnsi="Montserrat"/>
          <w:kern w:val="0"/>
          <w:lang w:val="en-US"/>
          <w:rPrChange w:id="102" w:author="Tore Ausland" w:date="2025-12-02T12:03:00Z" w16du:dateUtc="2025-12-02T11:03:00Z">
            <w:rPr>
              <w:rFonts w:ascii="Montserrat" w:hAnsi="Montserrat"/>
              <w:b/>
              <w:bCs/>
              <w:kern w:val="0"/>
            </w:rPr>
          </w:rPrChange>
        </w:rPr>
      </w:pPr>
    </w:p>
    <w:p w14:paraId="6CF1CC7E" w14:textId="77777777" w:rsidR="0046557E" w:rsidRPr="00E87471" w:rsidRDefault="0046557E" w:rsidP="0046557E">
      <w:pPr>
        <w:spacing w:after="0" w:line="240" w:lineRule="auto"/>
        <w:rPr>
          <w:rFonts w:ascii="Montserrat" w:hAnsi="Montserrat"/>
          <w:b/>
          <w:bCs/>
          <w:kern w:val="0"/>
          <w:lang w:val="en-US"/>
          <w:rPrChange w:id="103" w:author="Tore Ausland" w:date="2025-12-02T12:01:00Z" w16du:dateUtc="2025-12-02T11:01:00Z">
            <w:rPr>
              <w:rFonts w:ascii="Montserrat" w:hAnsi="Montserrat"/>
              <w:b/>
              <w:bCs/>
              <w:kern w:val="0"/>
            </w:rPr>
          </w:rPrChange>
        </w:rPr>
      </w:pPr>
      <w:r w:rsidRPr="00E87471">
        <w:rPr>
          <w:rFonts w:ascii="Montserrat" w:hAnsi="Montserrat"/>
          <w:kern w:val="0"/>
          <w:lang w:val="en-US"/>
          <w:rPrChange w:id="104" w:author="Tore Ausland" w:date="2025-12-02T12:01:00Z" w16du:dateUtc="2025-12-02T11:01:00Z">
            <w:rPr>
              <w:rFonts w:ascii="Montserrat" w:hAnsi="Montserrat"/>
              <w:kern w:val="0"/>
            </w:rPr>
          </w:rPrChange>
        </w:rPr>
        <w:br/>
      </w:r>
      <w:r w:rsidRPr="00E87471">
        <w:rPr>
          <w:rFonts w:ascii="Montserrat" w:hAnsi="Montserrat"/>
          <w:b/>
          <w:bCs/>
          <w:kern w:val="0"/>
          <w:lang w:val="en-US"/>
          <w:rPrChange w:id="105" w:author="Tore Ausland" w:date="2025-12-02T12:01:00Z" w16du:dateUtc="2025-12-02T11:01:00Z">
            <w:rPr>
              <w:rFonts w:ascii="Montserrat" w:hAnsi="Montserrat"/>
              <w:kern w:val="0"/>
            </w:rPr>
          </w:rPrChange>
        </w:rPr>
        <w:br/>
      </w:r>
      <w:r w:rsidRPr="00E87471">
        <w:rPr>
          <w:lang w:val="en-US"/>
          <w:rPrChange w:id="106" w:author="Tore Ausland" w:date="2025-12-02T12:01:00Z" w16du:dateUtc="2025-12-02T11:01:00Z">
            <w:rPr/>
          </w:rPrChange>
        </w:rPr>
        <w:br/>
      </w:r>
    </w:p>
    <w:p w14:paraId="39C31E27" w14:textId="3FB15302" w:rsidR="0046557E" w:rsidRPr="0046557E" w:rsidRDefault="4C8183A1" w:rsidP="4D81E8DA">
      <w:pPr>
        <w:numPr>
          <w:ilvl w:val="0"/>
          <w:numId w:val="51"/>
        </w:numPr>
        <w:spacing w:after="0" w:line="240" w:lineRule="auto"/>
        <w:rPr>
          <w:rFonts w:ascii="Montserrat" w:eastAsia="Montserrat" w:hAnsi="Montserrat" w:cs="Montserrat"/>
          <w:b/>
          <w:bCs/>
          <w:kern w:val="0"/>
          <w:sz w:val="28"/>
          <w:szCs w:val="28"/>
        </w:rPr>
      </w:pPr>
      <w:r w:rsidRPr="607C6847">
        <w:rPr>
          <w:rFonts w:ascii="Montserrat" w:eastAsia="Montserrat" w:hAnsi="Montserrat" w:cs="Montserrat"/>
          <w:b/>
          <w:bCs/>
          <w:sz w:val="28"/>
          <w:szCs w:val="28"/>
        </w:rPr>
        <w:t>Bjørnar Torsnes — Rådgiver, industri og skalering</w:t>
      </w:r>
    </w:p>
    <w:p w14:paraId="26E78FE8" w14:textId="3B086166" w:rsidR="0046557E" w:rsidRPr="0046557E" w:rsidRDefault="4C8183A1">
      <w:pPr>
        <w:pStyle w:val="Listeavsnitt"/>
        <w:spacing w:before="240" w:after="240" w:line="240" w:lineRule="auto"/>
        <w:rPr>
          <w:rFonts w:ascii="Montserrat" w:eastAsia="Montserrat" w:hAnsi="Montserrat" w:cs="Montserrat"/>
          <w:kern w:val="0"/>
        </w:rPr>
        <w:pPrChange w:id="107" w:author="André Tandberg" w:date="2025-11-04T09:17:00Z">
          <w:pPr/>
        </w:pPrChange>
      </w:pPr>
      <w:r w:rsidRPr="607C6847">
        <w:rPr>
          <w:rFonts w:ascii="Montserrat" w:eastAsia="Montserrat" w:hAnsi="Montserrat" w:cs="Montserrat"/>
        </w:rPr>
        <w:t xml:space="preserve">Gründer og styreleder i </w:t>
      </w:r>
      <w:proofErr w:type="spellStart"/>
      <w:r w:rsidRPr="607C6847">
        <w:rPr>
          <w:rFonts w:ascii="Montserrat" w:eastAsia="Montserrat" w:hAnsi="Montserrat" w:cs="Montserrat"/>
          <w:rPrChange w:id="108" w:author="André Tandberg" w:date="2025-11-04T09:19:00Z">
            <w:rPr>
              <w:rFonts w:ascii="Montserrat" w:eastAsia="Montserrat" w:hAnsi="Montserrat" w:cs="Montserrat"/>
              <w:b/>
              <w:bCs/>
            </w:rPr>
          </w:rPrChange>
        </w:rPr>
        <w:t>CodeIT</w:t>
      </w:r>
      <w:proofErr w:type="spellEnd"/>
      <w:r w:rsidRPr="607C6847">
        <w:rPr>
          <w:rFonts w:ascii="Montserrat" w:eastAsia="Montserrat" w:hAnsi="Montserrat" w:cs="Montserrat"/>
          <w:rPrChange w:id="109" w:author="André Tandberg" w:date="2025-11-04T09:19:00Z">
            <w:rPr>
              <w:rFonts w:ascii="Montserrat" w:eastAsia="Montserrat" w:hAnsi="Montserrat" w:cs="Montserrat"/>
              <w:b/>
              <w:bCs/>
            </w:rPr>
          </w:rPrChange>
        </w:rPr>
        <w:t xml:space="preserve"> Group</w:t>
      </w:r>
      <w:r w:rsidRPr="607C6847">
        <w:rPr>
          <w:rFonts w:ascii="Montserrat" w:eastAsia="Montserrat" w:hAnsi="Montserrat" w:cs="Montserrat"/>
        </w:rPr>
        <w:t xml:space="preserve">, et nordisk industrisoftware-selskap som leverer sporbarhet, koding/merking og systemintegrasjon til krevende produksjonsmiljøer. Under Bjørnars ledelse har </w:t>
      </w:r>
      <w:proofErr w:type="spellStart"/>
      <w:r w:rsidRPr="607C6847">
        <w:rPr>
          <w:rFonts w:ascii="Montserrat" w:eastAsia="Montserrat" w:hAnsi="Montserrat" w:cs="Montserrat"/>
        </w:rPr>
        <w:t>CodeIT</w:t>
      </w:r>
      <w:proofErr w:type="spellEnd"/>
      <w:r w:rsidRPr="607C6847">
        <w:rPr>
          <w:rFonts w:ascii="Montserrat" w:eastAsia="Montserrat" w:hAnsi="Montserrat" w:cs="Montserrat"/>
        </w:rPr>
        <w:t xml:space="preserve"> levert til </w:t>
      </w:r>
      <w:r w:rsidRPr="607C6847">
        <w:rPr>
          <w:rFonts w:ascii="Montserrat" w:eastAsia="Montserrat" w:hAnsi="Montserrat" w:cs="Montserrat"/>
          <w:rPrChange w:id="110" w:author="André Tandberg" w:date="2025-11-04T09:19:00Z">
            <w:rPr>
              <w:rFonts w:ascii="Montserrat" w:eastAsia="Montserrat" w:hAnsi="Montserrat" w:cs="Montserrat"/>
              <w:b/>
              <w:bCs/>
            </w:rPr>
          </w:rPrChange>
        </w:rPr>
        <w:t xml:space="preserve">Volkswagen, TINE, </w:t>
      </w:r>
      <w:proofErr w:type="spellStart"/>
      <w:r w:rsidRPr="607C6847">
        <w:rPr>
          <w:rFonts w:ascii="Montserrat" w:eastAsia="Montserrat" w:hAnsi="Montserrat" w:cs="Montserrat"/>
          <w:rPrChange w:id="111" w:author="André Tandberg" w:date="2025-11-04T09:19:00Z">
            <w:rPr>
              <w:rFonts w:ascii="Montserrat" w:eastAsia="Montserrat" w:hAnsi="Montserrat" w:cs="Montserrat"/>
              <w:b/>
              <w:bCs/>
            </w:rPr>
          </w:rPrChange>
        </w:rPr>
        <w:t>Mowi</w:t>
      </w:r>
      <w:proofErr w:type="spellEnd"/>
      <w:r w:rsidRPr="607C6847">
        <w:rPr>
          <w:rFonts w:ascii="Montserrat" w:eastAsia="Montserrat" w:hAnsi="Montserrat" w:cs="Montserrat"/>
          <w:rPrChange w:id="112" w:author="André Tandberg" w:date="2025-11-04T09:19:00Z">
            <w:rPr>
              <w:rFonts w:ascii="Montserrat" w:eastAsia="Montserrat" w:hAnsi="Montserrat" w:cs="Montserrat"/>
              <w:b/>
              <w:bCs/>
            </w:rPr>
          </w:rPrChange>
        </w:rPr>
        <w:t xml:space="preserve"> (Marine Harvest), Boliden, Elkem, Orkla, </w:t>
      </w:r>
      <w:proofErr w:type="spellStart"/>
      <w:r w:rsidRPr="607C6847">
        <w:rPr>
          <w:rFonts w:ascii="Montserrat" w:eastAsia="Montserrat" w:hAnsi="Montserrat" w:cs="Montserrat"/>
          <w:rPrChange w:id="113" w:author="André Tandberg" w:date="2025-11-04T09:19:00Z">
            <w:rPr>
              <w:rFonts w:ascii="Montserrat" w:eastAsia="Montserrat" w:hAnsi="Montserrat" w:cs="Montserrat"/>
              <w:b/>
              <w:bCs/>
            </w:rPr>
          </w:rPrChange>
        </w:rPr>
        <w:t>Lantmännen</w:t>
      </w:r>
      <w:proofErr w:type="spellEnd"/>
      <w:r w:rsidRPr="607C6847">
        <w:rPr>
          <w:rFonts w:ascii="Montserrat" w:eastAsia="Montserrat" w:hAnsi="Montserrat" w:cs="Montserrat"/>
          <w:rPrChange w:id="114" w:author="André Tandberg" w:date="2025-11-04T09:19:00Z">
            <w:rPr>
              <w:rFonts w:ascii="Montserrat" w:eastAsia="Montserrat" w:hAnsi="Montserrat" w:cs="Montserrat"/>
              <w:b/>
              <w:bCs/>
            </w:rPr>
          </w:rPrChange>
        </w:rPr>
        <w:t>, Cermaq</w:t>
      </w:r>
      <w:r w:rsidRPr="607C6847">
        <w:rPr>
          <w:rFonts w:ascii="Montserrat" w:eastAsia="Montserrat" w:hAnsi="Montserrat" w:cs="Montserrat"/>
        </w:rPr>
        <w:t xml:space="preserve"> m.fl., og utviklet en plattformorientert leveranse for flerstedsdrift i skala.</w:t>
      </w:r>
      <w:r w:rsidR="0046557E">
        <w:br/>
      </w:r>
      <w:r w:rsidRPr="607C6847">
        <w:rPr>
          <w:rFonts w:ascii="Montserrat" w:eastAsia="Montserrat" w:hAnsi="Montserrat" w:cs="Montserrat"/>
        </w:rPr>
        <w:t xml:space="preserve"> </w:t>
      </w:r>
      <w:r w:rsidRPr="607C6847">
        <w:rPr>
          <w:rFonts w:ascii="Montserrat" w:eastAsia="Montserrat" w:hAnsi="Montserrat" w:cs="Montserrat"/>
          <w:b/>
          <w:bCs/>
        </w:rPr>
        <w:t xml:space="preserve">Hvordan </w:t>
      </w:r>
      <w:del w:id="115" w:author="André Tandberg" w:date="2025-11-04T09:19:00Z">
        <w:r w:rsidR="0046557E" w:rsidRPr="607C6847" w:rsidDel="4C8183A1">
          <w:rPr>
            <w:rFonts w:ascii="Montserrat" w:eastAsia="Montserrat" w:hAnsi="Montserrat" w:cs="Montserrat"/>
            <w:b/>
            <w:bCs/>
          </w:rPr>
          <w:delText xml:space="preserve">han </w:delText>
        </w:r>
      </w:del>
      <w:ins w:id="116" w:author="André Tandberg" w:date="2025-11-04T09:19:00Z">
        <w:r w:rsidR="6963DC21" w:rsidRPr="607C6847">
          <w:rPr>
            <w:rFonts w:ascii="Montserrat" w:eastAsia="Montserrat" w:hAnsi="Montserrat" w:cs="Montserrat"/>
            <w:b/>
            <w:bCs/>
          </w:rPr>
          <w:t xml:space="preserve">Bjørnar </w:t>
        </w:r>
      </w:ins>
      <w:r w:rsidRPr="607C6847">
        <w:rPr>
          <w:rFonts w:ascii="Montserrat" w:eastAsia="Montserrat" w:hAnsi="Montserrat" w:cs="Montserrat"/>
          <w:b/>
          <w:bCs/>
        </w:rPr>
        <w:t>bidrar hos oss:</w:t>
      </w:r>
      <w:r w:rsidRPr="607C6847">
        <w:rPr>
          <w:rFonts w:ascii="Montserrat" w:eastAsia="Montserrat" w:hAnsi="Montserrat" w:cs="Montserrat"/>
        </w:rPr>
        <w:t xml:space="preserve"> gir råd om </w:t>
      </w:r>
      <w:proofErr w:type="spellStart"/>
      <w:r w:rsidRPr="607C6847">
        <w:rPr>
          <w:rFonts w:ascii="Montserrat" w:eastAsia="Montserrat" w:hAnsi="Montserrat" w:cs="Montserrat"/>
        </w:rPr>
        <w:t>enterprise</w:t>
      </w:r>
      <w:proofErr w:type="spellEnd"/>
      <w:r w:rsidRPr="607C6847">
        <w:rPr>
          <w:rFonts w:ascii="Montserrat" w:eastAsia="Montserrat" w:hAnsi="Montserrat" w:cs="Montserrat"/>
        </w:rPr>
        <w:t>-salg og partnerskapsstrategi, introduserer relevante industri-kontakter, og veileder om arkitektur-/produktvalg som understøtter stabil drift i skala.</w:t>
      </w:r>
    </w:p>
    <w:p w14:paraId="3FF203E9" w14:textId="52198098" w:rsidR="0046557E" w:rsidRPr="0046557E" w:rsidRDefault="0046557E" w:rsidP="607C6847">
      <w:pPr>
        <w:pStyle w:val="Listeavsnitt"/>
        <w:spacing w:after="0" w:line="240" w:lineRule="auto"/>
        <w:rPr>
          <w:kern w:val="0"/>
        </w:rPr>
      </w:pPr>
    </w:p>
    <w:p w14:paraId="460E832F" w14:textId="476E1615" w:rsidR="0046557E" w:rsidRPr="0046557E" w:rsidRDefault="4C8183A1">
      <w:pPr>
        <w:pStyle w:val="Overskrift3"/>
        <w:numPr>
          <w:ilvl w:val="0"/>
          <w:numId w:val="5"/>
        </w:numPr>
        <w:spacing w:before="281" w:after="281" w:line="240" w:lineRule="auto"/>
        <w:rPr>
          <w:rFonts w:ascii="Montserrat" w:eastAsia="Montserrat" w:hAnsi="Montserrat" w:cs="Montserrat"/>
          <w:b/>
          <w:bCs/>
          <w:kern w:val="0"/>
        </w:rPr>
        <w:pPrChange w:id="117" w:author="André Tandberg" w:date="2025-11-04T09:17:00Z">
          <w:pPr/>
        </w:pPrChange>
      </w:pPr>
      <w:r w:rsidRPr="6D36E7C5">
        <w:rPr>
          <w:rFonts w:ascii="Montserrat" w:eastAsia="Montserrat" w:hAnsi="Montserrat" w:cs="Montserrat"/>
          <w:b/>
          <w:bCs/>
        </w:rPr>
        <w:lastRenderedPageBreak/>
        <w:t>Fredrik Vangsal — Teknisk rådgiver, teknologi og automasjon</w:t>
      </w:r>
    </w:p>
    <w:p w14:paraId="31236D68" w14:textId="05A6E6C3" w:rsidR="0046557E" w:rsidRPr="0046557E" w:rsidRDefault="4C8183A1">
      <w:pPr>
        <w:pStyle w:val="Listeavsnitt"/>
        <w:numPr>
          <w:ilvl w:val="0"/>
          <w:numId w:val="4"/>
        </w:numPr>
        <w:spacing w:before="240" w:after="240" w:line="240" w:lineRule="auto"/>
        <w:rPr>
          <w:rFonts w:ascii="Montserrat" w:eastAsia="Montserrat" w:hAnsi="Montserrat" w:cs="Montserrat"/>
          <w:kern w:val="0"/>
        </w:rPr>
        <w:pPrChange w:id="118" w:author="André Tandberg" w:date="2025-11-04T09:17:00Z">
          <w:pPr/>
        </w:pPrChange>
      </w:pPr>
      <w:r w:rsidRPr="607C6847">
        <w:rPr>
          <w:rFonts w:ascii="Montserrat" w:eastAsia="Montserrat" w:hAnsi="Montserrat" w:cs="Montserrat"/>
        </w:rPr>
        <w:t xml:space="preserve">Daglig leder og </w:t>
      </w:r>
      <w:proofErr w:type="spellStart"/>
      <w:r w:rsidRPr="607C6847">
        <w:rPr>
          <w:rFonts w:ascii="Montserrat" w:eastAsia="Montserrat" w:hAnsi="Montserrat" w:cs="Montserrat"/>
        </w:rPr>
        <w:t>medgründer</w:t>
      </w:r>
      <w:proofErr w:type="spellEnd"/>
      <w:r w:rsidRPr="607C6847">
        <w:rPr>
          <w:rFonts w:ascii="Montserrat" w:eastAsia="Montserrat" w:hAnsi="Montserrat" w:cs="Montserrat"/>
        </w:rPr>
        <w:t xml:space="preserve"> av </w:t>
      </w:r>
      <w:proofErr w:type="spellStart"/>
      <w:r w:rsidRPr="607C6847">
        <w:rPr>
          <w:rFonts w:ascii="Montserrat" w:eastAsia="Montserrat" w:hAnsi="Montserrat" w:cs="Montserrat"/>
          <w:b/>
          <w:bCs/>
        </w:rPr>
        <w:t>Disruptive</w:t>
      </w:r>
      <w:proofErr w:type="spellEnd"/>
      <w:r w:rsidRPr="607C6847">
        <w:rPr>
          <w:rFonts w:ascii="Montserrat" w:eastAsia="Montserrat" w:hAnsi="Montserrat" w:cs="Montserrat"/>
          <w:b/>
          <w:bCs/>
        </w:rPr>
        <w:t xml:space="preserve"> Engineering</w:t>
      </w:r>
      <w:r w:rsidRPr="607C6847">
        <w:rPr>
          <w:rFonts w:ascii="Montserrat" w:eastAsia="Montserrat" w:hAnsi="Montserrat" w:cs="Montserrat"/>
        </w:rPr>
        <w:t xml:space="preserve">, som bygger norskproduserte infrastruktur-sensorer og analyse for Intelligent </w:t>
      </w:r>
      <w:proofErr w:type="spellStart"/>
      <w:r w:rsidRPr="607C6847">
        <w:rPr>
          <w:rFonts w:ascii="Montserrat" w:eastAsia="Montserrat" w:hAnsi="Montserrat" w:cs="Montserrat"/>
        </w:rPr>
        <w:t>Transportation</w:t>
      </w:r>
      <w:proofErr w:type="spellEnd"/>
      <w:r w:rsidRPr="607C6847">
        <w:rPr>
          <w:rFonts w:ascii="Montserrat" w:eastAsia="Montserrat" w:hAnsi="Montserrat" w:cs="Montserrat"/>
        </w:rPr>
        <w:t xml:space="preserve"> Systems (ITS). Fredrik kombinerer maskinvare, datafangst og programvare i robuste, skalerbare leveranser, og har praktisk erfaring fra offentlige anbud og kapitalinnhenting i tidlig fase.</w:t>
      </w:r>
      <w:r w:rsidR="0046557E">
        <w:br/>
      </w:r>
      <w:r w:rsidRPr="607C6847">
        <w:rPr>
          <w:rFonts w:ascii="Montserrat" w:eastAsia="Montserrat" w:hAnsi="Montserrat" w:cs="Montserrat"/>
        </w:rPr>
        <w:t xml:space="preserve"> </w:t>
      </w:r>
      <w:r w:rsidRPr="607C6847">
        <w:rPr>
          <w:rFonts w:ascii="Montserrat" w:eastAsia="Montserrat" w:hAnsi="Montserrat" w:cs="Montserrat"/>
          <w:b/>
          <w:bCs/>
        </w:rPr>
        <w:t xml:space="preserve">Hvordan </w:t>
      </w:r>
      <w:del w:id="119" w:author="André Tandberg" w:date="2025-11-04T09:18:00Z">
        <w:r w:rsidR="0046557E" w:rsidRPr="607C6847" w:rsidDel="4C8183A1">
          <w:rPr>
            <w:rFonts w:ascii="Montserrat" w:eastAsia="Montserrat" w:hAnsi="Montserrat" w:cs="Montserrat"/>
            <w:b/>
            <w:bCs/>
          </w:rPr>
          <w:delText>han</w:delText>
        </w:r>
      </w:del>
      <w:ins w:id="120" w:author="André Tandberg" w:date="2025-11-04T09:18:00Z">
        <w:r w:rsidR="0F0497CF" w:rsidRPr="607C6847">
          <w:rPr>
            <w:rFonts w:ascii="Montserrat" w:eastAsia="Montserrat" w:hAnsi="Montserrat" w:cs="Montserrat"/>
            <w:b/>
            <w:bCs/>
          </w:rPr>
          <w:t>Fredrik</w:t>
        </w:r>
      </w:ins>
      <w:r w:rsidRPr="607C6847">
        <w:rPr>
          <w:rFonts w:ascii="Montserrat" w:eastAsia="Montserrat" w:hAnsi="Montserrat" w:cs="Montserrat"/>
          <w:b/>
          <w:bCs/>
        </w:rPr>
        <w:t xml:space="preserve"> bidrar hos oss:</w:t>
      </w:r>
      <w:r w:rsidRPr="607C6847">
        <w:rPr>
          <w:rFonts w:ascii="Montserrat" w:eastAsia="Montserrat" w:hAnsi="Montserrat" w:cs="Montserrat"/>
        </w:rPr>
        <w:t xml:space="preserve"> gir råd om automasjon og sensor-/dataarkitektur, veileder i offentlige anskaffelser og integrasjoner, og støtter praktiske løp fra pilot til produksjon.</w:t>
      </w:r>
    </w:p>
    <w:p w14:paraId="1E6AA60D" w14:textId="28960E76" w:rsidR="0046557E" w:rsidRPr="0046557E" w:rsidRDefault="0046557E">
      <w:pPr>
        <w:pStyle w:val="Listeavsnitt"/>
        <w:spacing w:after="0" w:line="240" w:lineRule="auto"/>
        <w:rPr>
          <w:kern w:val="0"/>
        </w:rPr>
        <w:pPrChange w:id="121" w:author="André Tandberg" w:date="2025-11-04T09:17:00Z">
          <w:pPr/>
        </w:pPrChange>
      </w:pPr>
    </w:p>
    <w:p w14:paraId="76516F43" w14:textId="32B36FB6" w:rsidR="0046557E" w:rsidRPr="0046557E" w:rsidRDefault="4C8183A1">
      <w:pPr>
        <w:pStyle w:val="Overskrift3"/>
        <w:numPr>
          <w:ilvl w:val="0"/>
          <w:numId w:val="2"/>
        </w:numPr>
        <w:spacing w:before="281" w:after="281" w:line="240" w:lineRule="auto"/>
        <w:rPr>
          <w:rFonts w:ascii="Montserrat" w:eastAsia="Montserrat" w:hAnsi="Montserrat" w:cs="Montserrat"/>
          <w:kern w:val="0"/>
          <w:rPrChange w:id="122" w:author="André Tandberg" w:date="2025-11-04T09:17:00Z">
            <w:rPr>
              <w:rFonts w:ascii="Montserrat" w:eastAsia="Montserrat" w:hAnsi="Montserrat" w:cs="Montserrat"/>
              <w:b/>
              <w:bCs/>
              <w:kern w:val="0"/>
              <w:sz w:val="28"/>
              <w:szCs w:val="28"/>
            </w:rPr>
          </w:rPrChange>
        </w:rPr>
        <w:pPrChange w:id="123" w:author="André Tandberg" w:date="2025-11-04T09:17:00Z">
          <w:pPr/>
        </w:pPrChange>
      </w:pPr>
      <w:r w:rsidRPr="4D81E8DA">
        <w:rPr>
          <w:rFonts w:ascii="Montserrat" w:eastAsia="Montserrat" w:hAnsi="Montserrat" w:cs="Montserrat"/>
          <w:color w:val="auto"/>
          <w:rPrChange w:id="124" w:author="André Tandberg" w:date="2025-11-04T09:17:00Z">
            <w:rPr>
              <w:rFonts w:ascii="Montserrat" w:eastAsia="Montserrat" w:hAnsi="Montserrat" w:cs="Montserrat"/>
              <w:b/>
              <w:bCs/>
            </w:rPr>
          </w:rPrChange>
        </w:rPr>
        <w:t xml:space="preserve">Andreas Mollatt — Rådgiver, kapital og </w:t>
      </w:r>
      <w:proofErr w:type="spellStart"/>
      <w:r w:rsidRPr="4D81E8DA">
        <w:rPr>
          <w:rFonts w:ascii="Montserrat" w:eastAsia="Montserrat" w:hAnsi="Montserrat" w:cs="Montserrat"/>
          <w:color w:val="auto"/>
          <w:rPrChange w:id="125" w:author="André Tandberg" w:date="2025-11-04T09:17:00Z">
            <w:rPr>
              <w:rFonts w:ascii="Montserrat" w:eastAsia="Montserrat" w:hAnsi="Montserrat" w:cs="Montserrat"/>
              <w:b/>
              <w:bCs/>
            </w:rPr>
          </w:rPrChange>
        </w:rPr>
        <w:t>scaleups</w:t>
      </w:r>
      <w:proofErr w:type="spellEnd"/>
    </w:p>
    <w:p w14:paraId="5F5C037E" w14:textId="7F5C2F9B" w:rsidR="0046557E" w:rsidRPr="0046557E" w:rsidRDefault="4C8183A1">
      <w:pPr>
        <w:pStyle w:val="Listeavsnitt"/>
        <w:spacing w:before="240" w:after="240" w:line="240" w:lineRule="auto"/>
        <w:rPr>
          <w:del w:id="126" w:author="André Tandberg" w:date="2025-11-04T09:17:00Z" w16du:dateUtc="2025-11-04T09:17:34Z"/>
          <w:rFonts w:ascii="Montserrat" w:eastAsia="Montserrat" w:hAnsi="Montserrat" w:cs="Montserrat"/>
          <w:kern w:val="0"/>
        </w:rPr>
        <w:pPrChange w:id="127" w:author="André Tandberg" w:date="2025-11-04T09:17:00Z">
          <w:pPr/>
        </w:pPrChange>
      </w:pPr>
      <w:r w:rsidRPr="607C6847">
        <w:rPr>
          <w:rFonts w:ascii="Montserrat" w:eastAsia="Montserrat" w:hAnsi="Montserrat" w:cs="Montserrat"/>
        </w:rPr>
        <w:t xml:space="preserve">Chief Business Development </w:t>
      </w:r>
      <w:proofErr w:type="spellStart"/>
      <w:r w:rsidRPr="607C6847">
        <w:rPr>
          <w:rFonts w:ascii="Montserrat" w:eastAsia="Montserrat" w:hAnsi="Montserrat" w:cs="Montserrat"/>
        </w:rPr>
        <w:t>Officer</w:t>
      </w:r>
      <w:proofErr w:type="spellEnd"/>
      <w:r w:rsidRPr="607C6847">
        <w:rPr>
          <w:rFonts w:ascii="Montserrat" w:eastAsia="Montserrat" w:hAnsi="Montserrat" w:cs="Montserrat"/>
        </w:rPr>
        <w:t xml:space="preserve"> i </w:t>
      </w:r>
      <w:proofErr w:type="spellStart"/>
      <w:r w:rsidRPr="607C6847">
        <w:rPr>
          <w:rFonts w:ascii="Montserrat" w:eastAsia="Montserrat" w:hAnsi="Montserrat" w:cs="Montserrat"/>
          <w:b/>
          <w:bCs/>
        </w:rPr>
        <w:t>Physical</w:t>
      </w:r>
      <w:proofErr w:type="spellEnd"/>
      <w:r w:rsidRPr="607C6847">
        <w:rPr>
          <w:rFonts w:ascii="Montserrat" w:eastAsia="Montserrat" w:hAnsi="Montserrat" w:cs="Montserrat"/>
          <w:b/>
          <w:bCs/>
        </w:rPr>
        <w:t xml:space="preserve"> </w:t>
      </w:r>
      <w:proofErr w:type="spellStart"/>
      <w:r w:rsidRPr="607C6847">
        <w:rPr>
          <w:rFonts w:ascii="Montserrat" w:eastAsia="Montserrat" w:hAnsi="Montserrat" w:cs="Montserrat"/>
          <w:b/>
          <w:bCs/>
        </w:rPr>
        <w:t>Robotics</w:t>
      </w:r>
      <w:proofErr w:type="spellEnd"/>
      <w:r w:rsidRPr="607C6847">
        <w:rPr>
          <w:rFonts w:ascii="Montserrat" w:eastAsia="Montserrat" w:hAnsi="Montserrat" w:cs="Montserrat"/>
        </w:rPr>
        <w:t>, med ansvar i skjæringspunktet partnerskap, go-to-</w:t>
      </w:r>
      <w:proofErr w:type="spellStart"/>
      <w:r w:rsidRPr="607C6847">
        <w:rPr>
          <w:rFonts w:ascii="Montserrat" w:eastAsia="Montserrat" w:hAnsi="Montserrat" w:cs="Montserrat"/>
        </w:rPr>
        <w:t>market</w:t>
      </w:r>
      <w:proofErr w:type="spellEnd"/>
      <w:r w:rsidRPr="607C6847">
        <w:rPr>
          <w:rFonts w:ascii="Montserrat" w:eastAsia="Montserrat" w:hAnsi="Montserrat" w:cs="Montserrat"/>
        </w:rPr>
        <w:t xml:space="preserve"> og investordialog; tidligere sentral i kapitalreisen til </w:t>
      </w:r>
      <w:proofErr w:type="spellStart"/>
      <w:r w:rsidRPr="607C6847">
        <w:rPr>
          <w:rFonts w:ascii="Montserrat" w:eastAsia="Montserrat" w:hAnsi="Montserrat" w:cs="Montserrat"/>
        </w:rPr>
        <w:t>medtech</w:t>
      </w:r>
      <w:proofErr w:type="spellEnd"/>
      <w:r w:rsidRPr="607C6847">
        <w:rPr>
          <w:rFonts w:ascii="Montserrat" w:eastAsia="Montserrat" w:hAnsi="Montserrat" w:cs="Montserrat"/>
        </w:rPr>
        <w:t xml:space="preserve">-selskapet </w:t>
      </w:r>
      <w:proofErr w:type="spellStart"/>
      <w:r w:rsidRPr="607C6847">
        <w:rPr>
          <w:rFonts w:ascii="Montserrat" w:eastAsia="Montserrat" w:hAnsi="Montserrat" w:cs="Montserrat"/>
          <w:b/>
          <w:bCs/>
        </w:rPr>
        <w:t>Otivio</w:t>
      </w:r>
      <w:proofErr w:type="spellEnd"/>
      <w:r w:rsidRPr="607C6847">
        <w:rPr>
          <w:rFonts w:ascii="Montserrat" w:eastAsia="Montserrat" w:hAnsi="Montserrat" w:cs="Montserrat"/>
        </w:rPr>
        <w:t xml:space="preserve"> fra tidlige runder til vekst.</w:t>
      </w:r>
      <w:r w:rsidR="0046557E">
        <w:br/>
      </w:r>
      <w:r w:rsidRPr="607C6847">
        <w:rPr>
          <w:rFonts w:ascii="Montserrat" w:eastAsia="Montserrat" w:hAnsi="Montserrat" w:cs="Montserrat"/>
        </w:rPr>
        <w:t xml:space="preserve"> </w:t>
      </w:r>
      <w:r w:rsidRPr="607C6847">
        <w:rPr>
          <w:rFonts w:ascii="Montserrat" w:eastAsia="Montserrat" w:hAnsi="Montserrat" w:cs="Montserrat"/>
          <w:b/>
          <w:bCs/>
        </w:rPr>
        <w:t xml:space="preserve">Hvordan </w:t>
      </w:r>
      <w:del w:id="128" w:author="André Tandberg" w:date="2025-11-04T09:18:00Z">
        <w:r w:rsidR="0046557E" w:rsidRPr="607C6847" w:rsidDel="4C8183A1">
          <w:rPr>
            <w:rFonts w:ascii="Montserrat" w:eastAsia="Montserrat" w:hAnsi="Montserrat" w:cs="Montserrat"/>
            <w:b/>
            <w:bCs/>
          </w:rPr>
          <w:delText>han</w:delText>
        </w:r>
      </w:del>
      <w:ins w:id="129" w:author="André Tandberg" w:date="2025-11-04T09:18:00Z">
        <w:r w:rsidR="214F8668" w:rsidRPr="607C6847">
          <w:rPr>
            <w:rFonts w:ascii="Montserrat" w:eastAsia="Montserrat" w:hAnsi="Montserrat" w:cs="Montserrat"/>
            <w:b/>
            <w:bCs/>
          </w:rPr>
          <w:t>Andreas</w:t>
        </w:r>
      </w:ins>
      <w:r w:rsidRPr="607C6847">
        <w:rPr>
          <w:rFonts w:ascii="Montserrat" w:eastAsia="Montserrat" w:hAnsi="Montserrat" w:cs="Montserrat"/>
          <w:b/>
          <w:bCs/>
        </w:rPr>
        <w:t xml:space="preserve"> bidrar hos oss:</w:t>
      </w:r>
      <w:r w:rsidRPr="607C6847">
        <w:rPr>
          <w:rFonts w:ascii="Montserrat" w:eastAsia="Montserrat" w:hAnsi="Montserrat" w:cs="Montserrat"/>
        </w:rPr>
        <w:t xml:space="preserve"> gir råd om finansieringsstrategi (egenkapital, offentlige midler, partnerskap), hjelper til med å spisse investor-materiale og KPI-modeller, og </w:t>
      </w:r>
      <w:proofErr w:type="spellStart"/>
      <w:r w:rsidRPr="607C6847">
        <w:rPr>
          <w:rFonts w:ascii="Montserrat" w:eastAsia="Montserrat" w:hAnsi="Montserrat" w:cs="Montserrat"/>
        </w:rPr>
        <w:t>coacher</w:t>
      </w:r>
      <w:proofErr w:type="spellEnd"/>
      <w:r w:rsidRPr="607C6847">
        <w:rPr>
          <w:rFonts w:ascii="Montserrat" w:eastAsia="Montserrat" w:hAnsi="Montserrat" w:cs="Montserrat"/>
        </w:rPr>
        <w:t xml:space="preserve"> teamet i strukturert investorarbeid, due diligence-forberedelser og </w:t>
      </w:r>
      <w:proofErr w:type="spellStart"/>
      <w:r w:rsidRPr="607C6847">
        <w:rPr>
          <w:rFonts w:ascii="Montserrat" w:eastAsia="Montserrat" w:hAnsi="Montserrat" w:cs="Montserrat"/>
        </w:rPr>
        <w:t>closing</w:t>
      </w:r>
      <w:proofErr w:type="spellEnd"/>
      <w:del w:id="130" w:author="André Tandberg" w:date="2025-11-04T09:17:00Z">
        <w:r w:rsidR="0046557E" w:rsidRPr="607C6847" w:rsidDel="0046557E">
          <w:rPr>
            <w:rFonts w:ascii="Montserrat" w:eastAsia="Montserrat" w:hAnsi="Montserrat" w:cs="Montserrat"/>
          </w:rPr>
          <w:delText>.</w:delText>
        </w:r>
      </w:del>
    </w:p>
    <w:p w14:paraId="4D6181A1" w14:textId="77777777" w:rsidR="0046557E" w:rsidRPr="0046557E" w:rsidRDefault="0046557E">
      <w:pPr>
        <w:spacing w:after="0" w:line="240" w:lineRule="auto"/>
        <w:rPr>
          <w:rFonts w:ascii="Montserrat" w:hAnsi="Montserrat"/>
          <w:kern w:val="0"/>
          <w:rPrChange w:id="131" w:author="André Tandberg" w:date="2025-11-02T20:03:00Z">
            <w:rPr>
              <w:rFonts w:ascii="Montserrat" w:hAnsi="Montserrat"/>
              <w:b/>
              <w:bCs/>
              <w:kern w:val="0"/>
            </w:rPr>
          </w:rPrChange>
        </w:rPr>
        <w:pPrChange w:id="132" w:author="André Tandberg" w:date="2025-11-04T09:17:00Z">
          <w:pPr>
            <w:numPr>
              <w:numId w:val="51"/>
            </w:numPr>
            <w:tabs>
              <w:tab w:val="num" w:pos="720"/>
            </w:tabs>
            <w:spacing w:after="0" w:line="240" w:lineRule="auto"/>
            <w:ind w:left="720" w:hanging="360"/>
          </w:pPr>
        </w:pPrChange>
      </w:pPr>
      <w:r>
        <w:rPr>
          <w:rFonts w:ascii="Montserrat" w:hAnsi="Montserrat"/>
          <w:kern w:val="0"/>
        </w:rPr>
        <w:br/>
      </w:r>
    </w:p>
    <w:p w14:paraId="30B6CFD6" w14:textId="77777777" w:rsidR="0046557E" w:rsidRDefault="0046557E" w:rsidP="0046557E">
      <w:pPr>
        <w:spacing w:after="0" w:line="240" w:lineRule="auto"/>
        <w:rPr>
          <w:ins w:id="133" w:author="André Tandberg" w:date="2025-11-02T20:05:00Z"/>
          <w:rFonts w:ascii="Montserrat" w:hAnsi="Montserrat"/>
          <w:kern w:val="0"/>
        </w:rPr>
      </w:pPr>
      <w:r w:rsidRPr="0046557E">
        <w:rPr>
          <w:rFonts w:ascii="Montserrat" w:hAnsi="Montserrat"/>
          <w:b/>
          <w:bCs/>
          <w:kern w:val="0"/>
        </w:rPr>
        <w:t>Plan for å knytte til nøkkelressurser</w:t>
      </w:r>
      <w:r w:rsidRPr="0046557E">
        <w:rPr>
          <w:rFonts w:ascii="Montserrat" w:hAnsi="Montserrat"/>
          <w:kern w:val="0"/>
          <w:rPrChange w:id="134" w:author="André Tandberg" w:date="2025-11-02T20:03:00Z">
            <w:rPr>
              <w:rFonts w:ascii="Montserrat" w:hAnsi="Montserrat"/>
              <w:b/>
              <w:bCs/>
              <w:kern w:val="0"/>
            </w:rPr>
          </w:rPrChange>
        </w:rPr>
        <w:br/>
        <w:t>Ved finansiering skalerer vi målrettet innen fire områder:</w:t>
      </w:r>
      <w:ins w:id="135" w:author="André Tandberg" w:date="2025-11-02T20:04:00Z">
        <w:r>
          <w:rPr>
            <w:rFonts w:ascii="Montserrat" w:hAnsi="Montserrat"/>
            <w:kern w:val="0"/>
          </w:rPr>
          <w:br/>
        </w:r>
      </w:ins>
      <w:r w:rsidRPr="0046557E">
        <w:rPr>
          <w:rFonts w:ascii="Montserrat" w:hAnsi="Montserrat"/>
          <w:kern w:val="0"/>
          <w:rPrChange w:id="136" w:author="André Tandberg" w:date="2025-11-02T20:03:00Z">
            <w:rPr>
              <w:rFonts w:ascii="Montserrat" w:hAnsi="Montserrat"/>
              <w:b/>
              <w:bCs/>
              <w:kern w:val="0"/>
            </w:rPr>
          </w:rPrChange>
        </w:rPr>
        <w:br/>
        <w:t>• Fagansvarlig maskinering (programmering/</w:t>
      </w:r>
      <w:proofErr w:type="spellStart"/>
      <w:r w:rsidRPr="0046557E">
        <w:rPr>
          <w:rFonts w:ascii="Montserrat" w:hAnsi="Montserrat"/>
          <w:kern w:val="0"/>
          <w:rPrChange w:id="137" w:author="André Tandberg" w:date="2025-11-02T20:03:00Z">
            <w:rPr>
              <w:rFonts w:ascii="Montserrat" w:hAnsi="Montserrat"/>
              <w:b/>
              <w:bCs/>
              <w:kern w:val="0"/>
            </w:rPr>
          </w:rPrChange>
        </w:rPr>
        <w:t>femakse</w:t>
      </w:r>
      <w:proofErr w:type="spellEnd"/>
      <w:r w:rsidRPr="0046557E">
        <w:rPr>
          <w:rFonts w:ascii="Montserrat" w:hAnsi="Montserrat"/>
          <w:kern w:val="0"/>
          <w:rPrChange w:id="138" w:author="André Tandberg" w:date="2025-11-02T20:03:00Z">
            <w:rPr>
              <w:rFonts w:ascii="Montserrat" w:hAnsi="Montserrat"/>
              <w:b/>
              <w:bCs/>
              <w:kern w:val="0"/>
            </w:rPr>
          </w:rPrChange>
        </w:rPr>
        <w:t>)</w:t>
      </w:r>
      <w:r w:rsidRPr="0046557E">
        <w:rPr>
          <w:rFonts w:ascii="Montserrat" w:hAnsi="Montserrat"/>
          <w:kern w:val="0"/>
          <w:rPrChange w:id="139" w:author="André Tandberg" w:date="2025-11-02T20:03:00Z">
            <w:rPr>
              <w:rFonts w:ascii="Montserrat" w:hAnsi="Montserrat"/>
              <w:b/>
              <w:bCs/>
              <w:kern w:val="0"/>
            </w:rPr>
          </w:rPrChange>
        </w:rPr>
        <w:br/>
        <w:t>• Robotikk og automasjon (kollaborative/humanoide systemer der det er hensiktsmessig)</w:t>
      </w:r>
      <w:r w:rsidRPr="0046557E">
        <w:rPr>
          <w:rFonts w:ascii="Montserrat" w:hAnsi="Montserrat"/>
          <w:kern w:val="0"/>
          <w:rPrChange w:id="140" w:author="André Tandberg" w:date="2025-11-02T20:03:00Z">
            <w:rPr>
              <w:rFonts w:ascii="Montserrat" w:hAnsi="Montserrat"/>
              <w:b/>
              <w:bCs/>
              <w:kern w:val="0"/>
            </w:rPr>
          </w:rPrChange>
        </w:rPr>
        <w:br/>
        <w:t>• Kvalitet (sertifiseringer/standarder, datadrevet prosesskontroll)</w:t>
      </w:r>
      <w:r w:rsidRPr="0046557E">
        <w:rPr>
          <w:rFonts w:ascii="Montserrat" w:hAnsi="Montserrat"/>
          <w:kern w:val="0"/>
          <w:rPrChange w:id="141" w:author="André Tandberg" w:date="2025-11-02T20:03:00Z">
            <w:rPr>
              <w:rFonts w:ascii="Montserrat" w:hAnsi="Montserrat"/>
              <w:b/>
              <w:bCs/>
              <w:kern w:val="0"/>
            </w:rPr>
          </w:rPrChange>
        </w:rPr>
        <w:br/>
        <w:t>• Kundeansvar (rammeavtaler og integrasjon i kundens verdikjede)</w:t>
      </w:r>
    </w:p>
    <w:p w14:paraId="7050101E" w14:textId="77777777" w:rsidR="0046557E" w:rsidRPr="0046557E" w:rsidRDefault="0046557E" w:rsidP="0046557E">
      <w:pPr>
        <w:spacing w:after="0" w:line="240" w:lineRule="auto"/>
        <w:rPr>
          <w:rFonts w:ascii="Montserrat" w:hAnsi="Montserrat"/>
          <w:kern w:val="0"/>
          <w:rPrChange w:id="142" w:author="André Tandberg" w:date="2025-11-02T20:03:00Z">
            <w:rPr>
              <w:rFonts w:ascii="Montserrat" w:hAnsi="Montserrat"/>
              <w:b/>
              <w:bCs/>
              <w:kern w:val="0"/>
            </w:rPr>
          </w:rPrChange>
        </w:rPr>
      </w:pPr>
      <w:r w:rsidRPr="0046557E">
        <w:rPr>
          <w:rFonts w:ascii="Montserrat" w:hAnsi="Montserrat"/>
          <w:kern w:val="0"/>
          <w:rPrChange w:id="143" w:author="André Tandberg" w:date="2025-11-02T20:03:00Z">
            <w:rPr>
              <w:rFonts w:ascii="Montserrat" w:hAnsi="Montserrat"/>
              <w:b/>
              <w:bCs/>
              <w:kern w:val="0"/>
            </w:rPr>
          </w:rPrChange>
        </w:rPr>
        <w:br/>
        <w:t>Kandidater identifiseres gjennom NECIA-nettverket, Aurelian Business Network samt samarbeid med akademia og teknologileverandører i Østfold og Norge. Prosessen er fleksibel og skaleres i takt med finansiering og prosjektfaser.</w:t>
      </w:r>
    </w:p>
    <w:p w14:paraId="4A8744C3" w14:textId="77777777" w:rsidR="0046557E" w:rsidRPr="0046557E" w:rsidDel="00DE792D" w:rsidRDefault="0046557E" w:rsidP="0046557E">
      <w:pPr>
        <w:spacing w:after="0" w:line="240" w:lineRule="auto"/>
        <w:rPr>
          <w:del w:id="144" w:author="André Tandberg" w:date="2025-11-02T20:19:00Z"/>
          <w:rFonts w:ascii="Montserrat" w:hAnsi="Montserrat"/>
          <w:kern w:val="0"/>
          <w:rPrChange w:id="145" w:author="André Tandberg" w:date="2025-11-02T20:03:00Z">
            <w:rPr>
              <w:del w:id="146" w:author="André Tandberg" w:date="2025-11-02T20:19:00Z"/>
              <w:rFonts w:ascii="Montserrat" w:hAnsi="Montserrat"/>
              <w:b/>
              <w:bCs/>
              <w:kern w:val="0"/>
            </w:rPr>
          </w:rPrChange>
        </w:rPr>
      </w:pPr>
      <w:r>
        <w:rPr>
          <w:rFonts w:ascii="Montserrat" w:hAnsi="Montserrat"/>
          <w:kern w:val="0"/>
        </w:rPr>
        <w:br/>
      </w:r>
      <w:r w:rsidRPr="0046557E">
        <w:rPr>
          <w:rFonts w:ascii="Montserrat" w:hAnsi="Montserrat"/>
          <w:b/>
          <w:bCs/>
          <w:kern w:val="0"/>
        </w:rPr>
        <w:t>Hvorfor dette teamet er riktig for oppgaven</w:t>
      </w:r>
      <w:r w:rsidRPr="0046557E">
        <w:rPr>
          <w:rFonts w:ascii="Montserrat" w:hAnsi="Montserrat"/>
          <w:kern w:val="0"/>
          <w:rPrChange w:id="147" w:author="André Tandberg" w:date="2025-11-02T20:03:00Z">
            <w:rPr>
              <w:rFonts w:ascii="Montserrat" w:hAnsi="Montserrat"/>
              <w:b/>
              <w:bCs/>
              <w:kern w:val="0"/>
            </w:rPr>
          </w:rPrChange>
        </w:rPr>
        <w:br/>
        <w:t xml:space="preserve">Teamet kombinerer mangeårig driftserfaring fra krevende leverandørkjeder </w:t>
      </w:r>
      <w:r w:rsidRPr="0046557E">
        <w:rPr>
          <w:rFonts w:ascii="Montserrat" w:hAnsi="Montserrat"/>
          <w:kern w:val="0"/>
          <w:rPrChange w:id="148" w:author="André Tandberg" w:date="2025-11-02T20:03:00Z">
            <w:rPr>
              <w:rFonts w:ascii="Montserrat" w:hAnsi="Montserrat"/>
              <w:b/>
              <w:bCs/>
              <w:kern w:val="0"/>
            </w:rPr>
          </w:rPrChange>
        </w:rPr>
        <w:lastRenderedPageBreak/>
        <w:t xml:space="preserve">med dokumentert evne til å gjennomføre pre-seed/kapitalløp og bygge partnerskap. Det gir oss både beslutningskraft og tempo i for-pre-seed: vi kvalifiserer leverandører, etablerer avtaler, sikrer LOI/rammeutkast og leverer en </w:t>
      </w:r>
      <w:proofErr w:type="spellStart"/>
      <w:r w:rsidRPr="0046557E">
        <w:rPr>
          <w:rFonts w:ascii="Montserrat" w:hAnsi="Montserrat"/>
          <w:kern w:val="0"/>
          <w:rPrChange w:id="149" w:author="André Tandberg" w:date="2025-11-02T20:03:00Z">
            <w:rPr>
              <w:rFonts w:ascii="Montserrat" w:hAnsi="Montserrat"/>
              <w:b/>
              <w:bCs/>
              <w:kern w:val="0"/>
            </w:rPr>
          </w:rPrChange>
        </w:rPr>
        <w:t>leasingklar</w:t>
      </w:r>
      <w:proofErr w:type="spellEnd"/>
      <w:r w:rsidRPr="0046557E">
        <w:rPr>
          <w:rFonts w:ascii="Montserrat" w:hAnsi="Montserrat"/>
          <w:kern w:val="0"/>
          <w:rPrChange w:id="150" w:author="André Tandberg" w:date="2025-11-02T20:03:00Z">
            <w:rPr>
              <w:rFonts w:ascii="Montserrat" w:hAnsi="Montserrat"/>
              <w:b/>
              <w:bCs/>
              <w:kern w:val="0"/>
            </w:rPr>
          </w:rPrChange>
        </w:rPr>
        <w:t xml:space="preserve"> pakke som gjør bestilling av første celle mulig. Med rådgivere som dekker produksjons-IT, robotikk og mekanisk prosess står vi støtt i overgangen fra pilot til skalerbar </w:t>
      </w:r>
      <w:proofErr w:type="spellStart"/>
      <w:r w:rsidRPr="0046557E">
        <w:rPr>
          <w:rFonts w:ascii="Montserrat" w:hAnsi="Montserrat"/>
          <w:kern w:val="0"/>
          <w:rPrChange w:id="151" w:author="André Tandberg" w:date="2025-11-02T20:03:00Z">
            <w:rPr>
              <w:rFonts w:ascii="Montserrat" w:hAnsi="Montserrat"/>
              <w:b/>
              <w:bCs/>
              <w:kern w:val="0"/>
            </w:rPr>
          </w:rPrChange>
        </w:rPr>
        <w:t>drift.</w:t>
      </w:r>
    </w:p>
    <w:p w14:paraId="4265BC0A" w14:textId="77777777" w:rsidR="00DE792D" w:rsidRDefault="00387EC6" w:rsidP="00387EC6">
      <w:pPr>
        <w:rPr>
          <w:rStyle w:val="Overskrift2Tegn"/>
          <w:rFonts w:ascii="Montserrat" w:hAnsi="Montserrat"/>
          <w:b w:val="0"/>
          <w:bCs w:val="0"/>
        </w:rPr>
      </w:pPr>
      <w:del w:id="152" w:author="André Tandberg" w:date="2025-11-02T20:19:00Z">
        <w:r w:rsidDel="00DE792D">
          <w:rPr>
            <w:rFonts w:ascii="Montserrat" w:hAnsi="Montserrat"/>
            <w:kern w:val="0"/>
          </w:rPr>
          <w:br/>
        </w:r>
      </w:del>
      <w:r w:rsidRPr="00387EC6">
        <w:rPr>
          <w:rStyle w:val="Overskrift2Tegn"/>
          <w:rFonts w:ascii="Montserrat" w:hAnsi="Montserrat"/>
          <w:rPrChange w:id="153" w:author="André Tandberg" w:date="2025-11-02T20:14:00Z">
            <w:rPr>
              <w:rFonts w:ascii="Montserrat" w:hAnsi="Montserrat"/>
              <w:b/>
              <w:bCs/>
              <w:kern w:val="0"/>
            </w:rPr>
          </w:rPrChange>
        </w:rPr>
        <w:t>Resultater</w:t>
      </w:r>
      <w:proofErr w:type="spellEnd"/>
    </w:p>
    <w:p w14:paraId="53EBA53F" w14:textId="77777777" w:rsidR="00DE792D" w:rsidRPr="00DE792D" w:rsidRDefault="00DE792D" w:rsidP="00DE792D">
      <w:pPr>
        <w:rPr>
          <w:rFonts w:ascii="Montserrat" w:hAnsi="Montserrat"/>
          <w:kern w:val="0"/>
        </w:rPr>
      </w:pPr>
      <w:r w:rsidRPr="00DE792D">
        <w:rPr>
          <w:rFonts w:ascii="Montserrat" w:hAnsi="Montserrat"/>
          <w:b/>
          <w:bCs/>
          <w:kern w:val="0"/>
        </w:rPr>
        <w:t>Status og oppnådde milepæler</w:t>
      </w:r>
      <w:r w:rsidRPr="00DE792D">
        <w:rPr>
          <w:rFonts w:ascii="Montserrat" w:hAnsi="Montserrat"/>
          <w:kern w:val="0"/>
        </w:rPr>
        <w:br/>
        <w:t>Aurelian ble etablert i 2025 med roller og styringsstruktur på plass. Vi har vurdert første maskinkonfigurasjon (</w:t>
      </w:r>
      <w:proofErr w:type="spellStart"/>
      <w:r w:rsidRPr="00DE792D">
        <w:rPr>
          <w:rFonts w:ascii="Montserrat" w:hAnsi="Montserrat"/>
          <w:kern w:val="0"/>
        </w:rPr>
        <w:t>femakset</w:t>
      </w:r>
      <w:proofErr w:type="spellEnd"/>
      <w:r w:rsidRPr="00DE792D">
        <w:rPr>
          <w:rFonts w:ascii="Montserrat" w:hAnsi="Montserrat"/>
          <w:kern w:val="0"/>
        </w:rPr>
        <w:t xml:space="preserve"> fres, robotcelle og </w:t>
      </w:r>
      <w:proofErr w:type="spellStart"/>
      <w:r w:rsidRPr="00DE792D">
        <w:rPr>
          <w:rFonts w:ascii="Montserrat" w:hAnsi="Montserrat"/>
          <w:kern w:val="0"/>
        </w:rPr>
        <w:t>målemaskin</w:t>
      </w:r>
      <w:proofErr w:type="spellEnd"/>
      <w:r w:rsidRPr="00DE792D">
        <w:rPr>
          <w:rFonts w:ascii="Montserrat" w:hAnsi="Montserrat"/>
          <w:kern w:val="0"/>
        </w:rPr>
        <w:t>) og strukturert datagrunnlag for bank og leasing, inkludert investeringsplan, driftsbudsjett og risikovurdering. Kundedialoger pågår i prioriterte bransjer med mål om 12–15 intensjonsbrev og 2–3 rammeavtaler før pre-seed.</w:t>
      </w:r>
    </w:p>
    <w:p w14:paraId="122F4505" w14:textId="77777777" w:rsidR="00DE792D" w:rsidRPr="00DE792D" w:rsidRDefault="00DE792D" w:rsidP="00DE792D">
      <w:pPr>
        <w:rPr>
          <w:rFonts w:ascii="Montserrat" w:hAnsi="Montserrat"/>
          <w:kern w:val="0"/>
        </w:rPr>
      </w:pPr>
      <w:r w:rsidRPr="00DE792D">
        <w:rPr>
          <w:rFonts w:ascii="Montserrat" w:hAnsi="Montserrat"/>
          <w:kern w:val="0"/>
        </w:rPr>
        <w:t xml:space="preserve">Selskapet har mottatt </w:t>
      </w:r>
      <w:proofErr w:type="spellStart"/>
      <w:r w:rsidRPr="00DE792D">
        <w:rPr>
          <w:rFonts w:ascii="Montserrat" w:hAnsi="Montserrat"/>
          <w:kern w:val="0"/>
        </w:rPr>
        <w:t>oppstartsstøtte</w:t>
      </w:r>
      <w:proofErr w:type="spellEnd"/>
      <w:r w:rsidRPr="00DE792D">
        <w:rPr>
          <w:rFonts w:ascii="Montserrat" w:hAnsi="Montserrat"/>
          <w:kern w:val="0"/>
        </w:rPr>
        <w:t xml:space="preserve"> fra Innovasjon Norge på 149 000 kroner. Samtidig utarbeider vi nå det som må ligge i mappen før bestilling av første celle: LOI/rammeutkast fra kunder, kvalifisering av maskinleverandører gjennom reelle demokutt med tilhørende målerapporter, avklarte service- og garantivilkår samt en </w:t>
      </w:r>
      <w:proofErr w:type="spellStart"/>
      <w:r w:rsidRPr="00DE792D">
        <w:rPr>
          <w:rFonts w:ascii="Montserrat" w:hAnsi="Montserrat"/>
          <w:kern w:val="0"/>
        </w:rPr>
        <w:t>leasingklar</w:t>
      </w:r>
      <w:proofErr w:type="spellEnd"/>
      <w:r w:rsidRPr="00DE792D">
        <w:rPr>
          <w:rFonts w:ascii="Montserrat" w:hAnsi="Montserrat"/>
          <w:kern w:val="0"/>
        </w:rPr>
        <w:t xml:space="preserve"> dokumentpakke.</w:t>
      </w:r>
    </w:p>
    <w:p w14:paraId="3A779035" w14:textId="77777777" w:rsidR="00DE792D" w:rsidRPr="00DE792D" w:rsidRDefault="00DE792D" w:rsidP="00DE792D">
      <w:pPr>
        <w:rPr>
          <w:rFonts w:ascii="Montserrat" w:hAnsi="Montserrat"/>
          <w:kern w:val="0"/>
        </w:rPr>
      </w:pPr>
      <w:r w:rsidRPr="00DE792D">
        <w:rPr>
          <w:rFonts w:ascii="Montserrat" w:hAnsi="Montserrat"/>
          <w:kern w:val="0"/>
        </w:rPr>
        <w:t>Vi ferdigstiller også valg av lokasjon/bygg og tilhørende tekniske krav. Dette gir grunnlaget for å bestille produksjonscelle #1, ta inn betalende pilotoppdrag og forberede pre-seed-runden i Q1 2026. Fabrikk 1 planlegges i produksjon fra Q3 2027, med gradvis innfasing av flere celler deretter.</w:t>
      </w:r>
    </w:p>
    <w:p w14:paraId="17E40E5C" w14:textId="77777777" w:rsidR="00DE792D" w:rsidRPr="00DE792D" w:rsidRDefault="00DE792D" w:rsidP="00DE792D">
      <w:pPr>
        <w:rPr>
          <w:rFonts w:ascii="Montserrat" w:hAnsi="Montserrat"/>
          <w:kern w:val="0"/>
        </w:rPr>
      </w:pPr>
      <w:r w:rsidRPr="00DE792D">
        <w:rPr>
          <w:rFonts w:ascii="Montserrat" w:hAnsi="Montserrat"/>
          <w:b/>
          <w:bCs/>
          <w:kern w:val="0"/>
        </w:rPr>
        <w:t>Neste milepæler mot pre-seed (februar 2026)</w:t>
      </w:r>
      <w:r w:rsidRPr="00DE792D">
        <w:rPr>
          <w:rFonts w:ascii="Montserrat" w:hAnsi="Montserrat"/>
          <w:kern w:val="0"/>
        </w:rPr>
        <w:br/>
        <w:t xml:space="preserve">Vi ferdigstiller en bestillingsklar pakke for første celle—fra leverandørtest via installasjonstest til første produksjonsprøve—og </w:t>
      </w:r>
      <w:r w:rsidRPr="00DE792D">
        <w:rPr>
          <w:rFonts w:ascii="Montserrat" w:hAnsi="Montserrat"/>
          <w:kern w:val="0"/>
          <w:rPrChange w:id="154" w:author="André Tandberg" w:date="2025-11-02T20:18:00Z">
            <w:rPr>
              <w:rFonts w:ascii="Montserrat" w:hAnsi="Montserrat"/>
              <w:b/>
              <w:bCs/>
              <w:kern w:val="0"/>
            </w:rPr>
          </w:rPrChange>
        </w:rPr>
        <w:t>fullfører</w:t>
      </w:r>
      <w:r w:rsidRPr="00DE792D">
        <w:rPr>
          <w:rFonts w:ascii="Montserrat" w:hAnsi="Montserrat"/>
          <w:kern w:val="0"/>
        </w:rPr>
        <w:t xml:space="preserve"> kundegrunnlaget med 12–15 intensjonsbrev og minst 2–3 rammeavtaler. På finansiering innhenter og sammenligner vi konkrete tilbud fra leasing og bank og bringer </w:t>
      </w:r>
      <w:proofErr w:type="spellStart"/>
      <w:r w:rsidRPr="00DE792D">
        <w:rPr>
          <w:rFonts w:ascii="Montserrat" w:hAnsi="Montserrat"/>
          <w:kern w:val="0"/>
        </w:rPr>
        <w:t>kredittsaker</w:t>
      </w:r>
      <w:proofErr w:type="spellEnd"/>
      <w:r w:rsidRPr="00DE792D">
        <w:rPr>
          <w:rFonts w:ascii="Montserrat" w:hAnsi="Montserrat"/>
          <w:kern w:val="0"/>
        </w:rPr>
        <w:t xml:space="preserve"> frem til beslutning.</w:t>
      </w:r>
    </w:p>
    <w:p w14:paraId="23078F61" w14:textId="77777777" w:rsidR="00DE792D" w:rsidRPr="00DE792D" w:rsidRDefault="00DE792D" w:rsidP="00DE792D">
      <w:pPr>
        <w:rPr>
          <w:rFonts w:ascii="Montserrat" w:hAnsi="Montserrat"/>
          <w:kern w:val="0"/>
        </w:rPr>
      </w:pPr>
      <w:r w:rsidRPr="00DE792D">
        <w:rPr>
          <w:rFonts w:ascii="Montserrat" w:hAnsi="Montserrat"/>
          <w:kern w:val="0"/>
        </w:rPr>
        <w:t xml:space="preserve">Den digitale bestillingsflyten settes i drift i en enkel førsteversjon for </w:t>
      </w:r>
      <w:proofErr w:type="spellStart"/>
      <w:r w:rsidRPr="00DE792D">
        <w:rPr>
          <w:rFonts w:ascii="Montserrat" w:hAnsi="Montserrat"/>
          <w:kern w:val="0"/>
        </w:rPr>
        <w:t>kundeonboarding</w:t>
      </w:r>
      <w:proofErr w:type="spellEnd"/>
      <w:r w:rsidRPr="00DE792D">
        <w:rPr>
          <w:rFonts w:ascii="Montserrat" w:hAnsi="Montserrat"/>
          <w:kern w:val="0"/>
        </w:rPr>
        <w:t>, ordre og grunnleggende sporbarhet. Kvalitetssystemet etableres med styrende dokumenter, revisjonsplan og opplæring av nøkkelressurser. For logistikk legger vi opp et nasjonalt leveranseopplegg for utvalgte produktkategorier med standard hent- og fristløsninger (24–72 timer).</w:t>
      </w:r>
    </w:p>
    <w:p w14:paraId="7414394D" w14:textId="77777777" w:rsidR="00DE792D" w:rsidRPr="00DE792D" w:rsidDel="00DE792D" w:rsidRDefault="00DE792D" w:rsidP="00DE792D">
      <w:pPr>
        <w:rPr>
          <w:del w:id="155" w:author="André Tandberg" w:date="2025-11-02T20:18:00Z"/>
          <w:rFonts w:ascii="Montserrat" w:hAnsi="Montserrat"/>
          <w:kern w:val="0"/>
        </w:rPr>
      </w:pPr>
      <w:r w:rsidRPr="00DE792D">
        <w:rPr>
          <w:rFonts w:ascii="Montserrat" w:hAnsi="Montserrat"/>
          <w:kern w:val="0"/>
        </w:rPr>
        <w:lastRenderedPageBreak/>
        <w:t>Planen gjør at vi kan bestille celle #1 med lavere risiko, starte inntektene med pilotleveranser og gå inn i pre-seed-runden med dokumentert etterspørsel, kvalifiserte leverandører og finansiering klar for beslutning</w:t>
      </w:r>
      <w:del w:id="156" w:author="André Tandberg" w:date="2025-11-02T20:18:00Z">
        <w:r w:rsidRPr="00DE792D" w:rsidDel="00DE792D">
          <w:rPr>
            <w:rFonts w:ascii="Montserrat" w:hAnsi="Montserrat"/>
            <w:kern w:val="0"/>
          </w:rPr>
          <w:delText>.</w:delText>
        </w:r>
      </w:del>
    </w:p>
    <w:p w14:paraId="46E74099" w14:textId="77777777" w:rsidR="00DE792D" w:rsidRPr="00DE792D" w:rsidRDefault="00DE792D" w:rsidP="00387EC6">
      <w:pPr>
        <w:rPr>
          <w:rFonts w:ascii="Montserrat" w:hAnsi="Montserrat"/>
          <w:kern w:val="0"/>
        </w:rPr>
      </w:pPr>
    </w:p>
    <w:p w14:paraId="30A610B7" w14:textId="77777777" w:rsidR="00E25720" w:rsidRPr="00E25720" w:rsidRDefault="00E25720" w:rsidP="00E25720">
      <w:pPr>
        <w:spacing w:before="100" w:beforeAutospacing="1" w:after="100" w:afterAutospacing="1" w:line="240" w:lineRule="auto"/>
        <w:outlineLvl w:val="1"/>
        <w:rPr>
          <w:rFonts w:ascii="Montserrat" w:hAnsi="Montserrat"/>
          <w:kern w:val="0"/>
          <w:sz w:val="36"/>
          <w:szCs w:val="36"/>
        </w:rPr>
      </w:pPr>
      <w:r w:rsidRPr="00E25720">
        <w:rPr>
          <w:rFonts w:ascii="Montserrat" w:hAnsi="Montserrat"/>
          <w:kern w:val="0"/>
          <w:sz w:val="36"/>
          <w:szCs w:val="36"/>
        </w:rPr>
        <w:t xml:space="preserve">Hvorfor vil </w:t>
      </w:r>
      <w:proofErr w:type="spellStart"/>
      <w:r w:rsidRPr="00E25720">
        <w:rPr>
          <w:rFonts w:ascii="Montserrat" w:hAnsi="Montserrat"/>
          <w:kern w:val="0"/>
          <w:sz w:val="36"/>
          <w:szCs w:val="36"/>
        </w:rPr>
        <w:t>SpareBank</w:t>
      </w:r>
      <w:proofErr w:type="spellEnd"/>
      <w:r w:rsidRPr="00E25720">
        <w:rPr>
          <w:rFonts w:ascii="Montserrat" w:hAnsi="Montserrat"/>
          <w:kern w:val="0"/>
          <w:sz w:val="36"/>
          <w:szCs w:val="36"/>
        </w:rPr>
        <w:t xml:space="preserve"> 1 gjøre en forskjell?</w:t>
      </w:r>
    </w:p>
    <w:p w14:paraId="6DDBFBDE" w14:textId="77777777" w:rsidR="00E25720" w:rsidRPr="00E25720" w:rsidRDefault="00E25720" w:rsidP="00E25720">
      <w:pPr>
        <w:spacing w:before="100" w:beforeAutospacing="1" w:after="100" w:afterAutospacing="1" w:line="240" w:lineRule="auto"/>
        <w:rPr>
          <w:rFonts w:ascii="Montserrat" w:hAnsi="Montserrat"/>
          <w:kern w:val="0"/>
        </w:rPr>
      </w:pPr>
      <w:del w:id="157" w:author="André Tandberg" w:date="2025-11-02T09:23:00Z">
        <w:r w:rsidRPr="00E25720" w:rsidDel="007A66E8">
          <w:rPr>
            <w:rFonts w:ascii="Montserrat" w:hAnsi="Montserrat"/>
            <w:kern w:val="0"/>
          </w:rPr>
          <w:delText xml:space="preserve">Denne millionen </w:delText>
        </w:r>
      </w:del>
      <w:ins w:id="158" w:author="André Tandberg" w:date="2025-11-02T09:23:00Z">
        <w:r w:rsidR="007A66E8">
          <w:rPr>
            <w:rFonts w:ascii="Montserrat" w:hAnsi="Montserrat"/>
            <w:kern w:val="0"/>
          </w:rPr>
          <w:t xml:space="preserve">Støtten </w:t>
        </w:r>
      </w:ins>
      <w:del w:id="159" w:author="André Tandberg" w:date="2025-11-02T09:23:00Z">
        <w:r w:rsidRPr="00E25720" w:rsidDel="007A66E8">
          <w:rPr>
            <w:rFonts w:ascii="Montserrat" w:hAnsi="Montserrat"/>
            <w:kern w:val="0"/>
          </w:rPr>
          <w:delText xml:space="preserve">gjør noe helt konkret: den </w:delText>
        </w:r>
      </w:del>
      <w:r w:rsidRPr="00E25720">
        <w:rPr>
          <w:rFonts w:ascii="Montserrat" w:hAnsi="Montserrat"/>
          <w:kern w:val="0"/>
        </w:rPr>
        <w:t xml:space="preserve">flytter oss fra gode samtaler og tilbud på bordet til et bestillingsklart oppsett med kundegrunnlag og en </w:t>
      </w:r>
      <w:proofErr w:type="spellStart"/>
      <w:r w:rsidRPr="00E25720">
        <w:rPr>
          <w:rFonts w:ascii="Montserrat" w:hAnsi="Montserrat"/>
          <w:kern w:val="0"/>
        </w:rPr>
        <w:t>leasingsøknad</w:t>
      </w:r>
      <w:proofErr w:type="spellEnd"/>
      <w:r w:rsidRPr="00E25720">
        <w:rPr>
          <w:rFonts w:ascii="Montserrat" w:hAnsi="Montserrat"/>
          <w:kern w:val="0"/>
        </w:rPr>
        <w:t xml:space="preserve"> som står seg. I praksis betyr det at vi får gjort de siste tekniske avklaringene før bestilling (prøvekjøringer, oppspenning og valg av måleoppsett), vi gjennomfører realistiske demokutt som gjør at interessen kan bli til signerte intensjonsbrev og utkast til rammeavtaler, og vi setter opp en enkel, men fungerende løsning for bestilling og sporbar dokumentasjon. Samtidig ferdigstiller vi kredittunderlaget leasing- og bankpartnere forventer: tydelig spesifikasjon, service- og garantivilkår, sammenlignbare leverandørtilbud og kundevedlegg.</w:t>
      </w:r>
    </w:p>
    <w:p w14:paraId="2B5A671D" w14:textId="77777777" w:rsidR="00E25720" w:rsidRPr="00E25720" w:rsidRDefault="00E25720" w:rsidP="00E25720">
      <w:pPr>
        <w:spacing w:before="100" w:beforeAutospacing="1" w:after="100" w:afterAutospacing="1" w:line="240" w:lineRule="auto"/>
        <w:rPr>
          <w:rFonts w:ascii="Montserrat" w:hAnsi="Montserrat"/>
          <w:kern w:val="0"/>
        </w:rPr>
      </w:pPr>
      <w:r w:rsidRPr="00E25720">
        <w:rPr>
          <w:rFonts w:ascii="Montserrat" w:hAnsi="Montserrat"/>
          <w:kern w:val="0"/>
        </w:rPr>
        <w:t>Det er beskjedne steg, men avgjørende. Med disse på plass kan vi trygt bestille første celle og ta inn pilotjobber når leveransen er inne. Effekten for stiftelsen er at små midler utløser privat kapital (leasing/bank og en mer nøktern pre-seed), og at vi raskere skaper arbeidsplasser og lærlingplasser i Østfold – samtidig som vi bygger leveranseevne for kunder i hele Norge.</w:t>
      </w:r>
    </w:p>
    <w:p w14:paraId="463299ED" w14:textId="77777777" w:rsidR="00E25720" w:rsidRPr="00E25720" w:rsidRDefault="00E25720" w:rsidP="00E25720">
      <w:pPr>
        <w:spacing w:after="0" w:line="240" w:lineRule="auto"/>
        <w:rPr>
          <w:rFonts w:ascii="Montserrat" w:hAnsi="Montserrat"/>
          <w:kern w:val="0"/>
        </w:rPr>
      </w:pPr>
    </w:p>
    <w:p w14:paraId="1E480380" w14:textId="77777777" w:rsidR="00E25720" w:rsidRPr="00E25720" w:rsidRDefault="00E25720" w:rsidP="00E25720">
      <w:pPr>
        <w:spacing w:before="100" w:beforeAutospacing="1" w:after="100" w:afterAutospacing="1" w:line="240" w:lineRule="auto"/>
        <w:outlineLvl w:val="1"/>
        <w:rPr>
          <w:rFonts w:ascii="Montserrat" w:hAnsi="Montserrat"/>
          <w:kern w:val="0"/>
          <w:sz w:val="36"/>
          <w:szCs w:val="36"/>
        </w:rPr>
      </w:pPr>
      <w:r w:rsidRPr="00E25720">
        <w:rPr>
          <w:rFonts w:ascii="Montserrat" w:hAnsi="Montserrat"/>
          <w:kern w:val="0"/>
          <w:sz w:val="36"/>
          <w:szCs w:val="36"/>
        </w:rPr>
        <w:t>Hvorfor støtte oss nå – selv uten omsetning</w:t>
      </w:r>
    </w:p>
    <w:p w14:paraId="4BBAF647" w14:textId="77777777" w:rsidR="00E25720" w:rsidRPr="00E25720" w:rsidRDefault="00E25720" w:rsidP="00E25720">
      <w:pPr>
        <w:spacing w:before="100" w:beforeAutospacing="1" w:after="100" w:afterAutospacing="1" w:line="240" w:lineRule="auto"/>
        <w:rPr>
          <w:rFonts w:ascii="Montserrat" w:hAnsi="Montserrat"/>
          <w:kern w:val="0"/>
        </w:rPr>
      </w:pPr>
      <w:r w:rsidRPr="00E25720">
        <w:rPr>
          <w:rFonts w:ascii="Montserrat" w:hAnsi="Montserrat"/>
          <w:kern w:val="0"/>
        </w:rPr>
        <w:t>I vår type industriprosjekt kommer</w:t>
      </w:r>
      <w:r>
        <w:rPr>
          <w:rFonts w:ascii="Montserrat" w:hAnsi="Montserrat"/>
          <w:kern w:val="0"/>
        </w:rPr>
        <w:t xml:space="preserve"> </w:t>
      </w:r>
      <w:r w:rsidRPr="00E25720">
        <w:rPr>
          <w:rFonts w:ascii="Montserrat" w:hAnsi="Montserrat"/>
          <w:kern w:val="0"/>
        </w:rPr>
        <w:t xml:space="preserve">inntektene først etter at utstyr er valgt, bestilt og installert. Derfor bruker vi </w:t>
      </w:r>
      <w:del w:id="160" w:author="André Tandberg" w:date="2025-11-02T09:24:00Z">
        <w:r w:rsidRPr="00E25720" w:rsidDel="007A66E8">
          <w:rPr>
            <w:rFonts w:ascii="Montserrat" w:hAnsi="Montserrat"/>
            <w:kern w:val="0"/>
          </w:rPr>
          <w:delText>denne millionen</w:delText>
        </w:r>
      </w:del>
      <w:ins w:id="161" w:author="André Tandberg" w:date="2025-11-02T09:24:00Z">
        <w:r w:rsidR="007A66E8">
          <w:rPr>
            <w:rFonts w:ascii="Montserrat" w:hAnsi="Montserrat"/>
            <w:kern w:val="0"/>
          </w:rPr>
          <w:t>beløpet</w:t>
        </w:r>
      </w:ins>
      <w:r w:rsidRPr="00E25720">
        <w:rPr>
          <w:rFonts w:ascii="Montserrat" w:hAnsi="Montserrat"/>
          <w:kern w:val="0"/>
        </w:rPr>
        <w:t xml:space="preserve"> til å dekke forarbeidene som normalt er vanskelige å finansiere: det som gjør oss </w:t>
      </w:r>
      <w:r>
        <w:rPr>
          <w:rFonts w:ascii="Montserrat" w:hAnsi="Montserrat"/>
          <w:kern w:val="0"/>
        </w:rPr>
        <w:t xml:space="preserve">klare til </w:t>
      </w:r>
      <w:r w:rsidRPr="00E25720">
        <w:rPr>
          <w:rFonts w:ascii="Montserrat" w:hAnsi="Montserrat"/>
          <w:kern w:val="0"/>
        </w:rPr>
        <w:t>bestilling, kredittklare og kundeklare.</w:t>
      </w:r>
    </w:p>
    <w:p w14:paraId="5E86E525" w14:textId="77777777" w:rsidR="00E25720" w:rsidRPr="00E25720" w:rsidRDefault="00E25720" w:rsidP="00E25720">
      <w:pPr>
        <w:spacing w:before="100" w:beforeAutospacing="1" w:after="100" w:afterAutospacing="1" w:line="240" w:lineRule="auto"/>
        <w:rPr>
          <w:rFonts w:ascii="Montserrat" w:hAnsi="Montserrat"/>
          <w:kern w:val="0"/>
        </w:rPr>
      </w:pPr>
      <w:r w:rsidRPr="00E25720">
        <w:rPr>
          <w:rFonts w:ascii="Montserrat" w:hAnsi="Montserrat"/>
          <w:kern w:val="0"/>
        </w:rPr>
        <w:t xml:space="preserve">Vi vil bli målt på ting som kan dokumenteres før første krone i inntekt: innhentede og sammenlignbare leverandørtilbud, valgt løsning for celle #1, signerte intensjonsbrev og utkast til rammeavtaler, ferdig spesifikasjon med servicevilkår, innsendt </w:t>
      </w:r>
      <w:proofErr w:type="spellStart"/>
      <w:r w:rsidRPr="00E25720">
        <w:rPr>
          <w:rFonts w:ascii="Montserrat" w:hAnsi="Montserrat"/>
          <w:kern w:val="0"/>
        </w:rPr>
        <w:t>leasingsøknad</w:t>
      </w:r>
      <w:proofErr w:type="spellEnd"/>
      <w:r w:rsidRPr="00E25720">
        <w:rPr>
          <w:rFonts w:ascii="Montserrat" w:hAnsi="Montserrat"/>
          <w:kern w:val="0"/>
        </w:rPr>
        <w:t xml:space="preserve"> med komplette vedlegg, og en enkel digital løsning for ordre og sporbarhet som gjør oss i stand til å ta inn de første pilotjobbene. Det er en ærlig og målbar vei fra null omsetning til første leveranser – uten å love mer enn vi kan holde.</w:t>
      </w:r>
    </w:p>
    <w:p w14:paraId="7811B719" w14:textId="77777777" w:rsidR="00E25720" w:rsidRPr="00E25720" w:rsidRDefault="00E25720" w:rsidP="00E25720">
      <w:pPr>
        <w:spacing w:after="0" w:line="240" w:lineRule="auto"/>
        <w:rPr>
          <w:rFonts w:ascii="Montserrat" w:hAnsi="Montserrat"/>
          <w:kern w:val="0"/>
        </w:rPr>
      </w:pPr>
    </w:p>
    <w:p w14:paraId="5AAA212F" w14:textId="77777777" w:rsidR="00E25720" w:rsidRPr="00E25720" w:rsidRDefault="00E25720" w:rsidP="00E25720">
      <w:pPr>
        <w:spacing w:before="100" w:beforeAutospacing="1" w:after="100" w:afterAutospacing="1" w:line="240" w:lineRule="auto"/>
        <w:outlineLvl w:val="1"/>
        <w:rPr>
          <w:rFonts w:ascii="Montserrat" w:hAnsi="Montserrat"/>
          <w:kern w:val="0"/>
          <w:sz w:val="36"/>
          <w:szCs w:val="36"/>
        </w:rPr>
      </w:pPr>
      <w:r w:rsidRPr="00E25720">
        <w:rPr>
          <w:rFonts w:ascii="Montserrat" w:hAnsi="Montserrat"/>
          <w:kern w:val="0"/>
          <w:sz w:val="36"/>
          <w:szCs w:val="36"/>
        </w:rPr>
        <w:t>Presisering om pre-seed</w:t>
      </w:r>
    </w:p>
    <w:p w14:paraId="4BC7DF84" w14:textId="77777777" w:rsidR="00E25720" w:rsidRPr="00E25720" w:rsidRDefault="00E25720" w:rsidP="00E25720">
      <w:pPr>
        <w:spacing w:before="100" w:beforeAutospacing="1" w:after="100" w:afterAutospacing="1" w:line="240" w:lineRule="auto"/>
        <w:rPr>
          <w:rFonts w:ascii="Montserrat" w:hAnsi="Montserrat"/>
          <w:kern w:val="0"/>
        </w:rPr>
      </w:pPr>
      <w:r w:rsidRPr="00E25720">
        <w:rPr>
          <w:rFonts w:ascii="Montserrat" w:hAnsi="Montserrat"/>
          <w:kern w:val="0"/>
        </w:rPr>
        <w:lastRenderedPageBreak/>
        <w:t xml:space="preserve">Denne søknaden </w:t>
      </w:r>
      <w:r>
        <w:rPr>
          <w:rFonts w:ascii="Montserrat" w:hAnsi="Montserrat"/>
          <w:kern w:val="0"/>
        </w:rPr>
        <w:t xml:space="preserve">tar utgangspunkt i </w:t>
      </w:r>
      <w:r w:rsidRPr="00E25720">
        <w:rPr>
          <w:rFonts w:ascii="Montserrat" w:hAnsi="Montserrat"/>
          <w:kern w:val="0"/>
        </w:rPr>
        <w:t>pre-seed-planen. Midlene dekker forarbeider vi ellers måtte finansiere i pre-seed – og gjør at vi kan hente mindre i den runden, med bedre effekt. Når teknikk, kundegrunnlag og kredittpakke er på plass, reduseres risikoen, vilkårene hos leasing/bank blir bedre, og verdsettelsen i pre-seed blir mer robust. Resultatet er raskere oppstart, mindre utvanning og større sannsynlighet for at første celle leverer som planlagt. I dette ligger også mulighet til å benytte fraksjonerte CFO-tjenester i pre-seed-forberedelsene: modell og datarom, investorpakke og oppfølging av leasing/bank – uten å bygge fast kost for tidlig.</w:t>
      </w:r>
    </w:p>
    <w:p w14:paraId="4DD6A3D1" w14:textId="77777777" w:rsidR="00E25720" w:rsidRPr="00E25720" w:rsidRDefault="00E25720" w:rsidP="00E25720">
      <w:pPr>
        <w:spacing w:after="0" w:line="240" w:lineRule="auto"/>
        <w:rPr>
          <w:rFonts w:ascii="Montserrat" w:hAnsi="Montserrat"/>
          <w:kern w:val="0"/>
        </w:rPr>
      </w:pPr>
    </w:p>
    <w:p w14:paraId="3E577319" w14:textId="77777777" w:rsidR="002E2B6C" w:rsidRDefault="00E25720" w:rsidP="00AA5184">
      <w:pPr>
        <w:spacing w:before="100" w:beforeAutospacing="1" w:after="100" w:afterAutospacing="1" w:line="240" w:lineRule="auto"/>
        <w:outlineLvl w:val="1"/>
        <w:rPr>
          <w:rFonts w:ascii="Montserrat" w:hAnsi="Montserrat"/>
        </w:rPr>
      </w:pPr>
      <w:r w:rsidRPr="00E25720">
        <w:rPr>
          <w:rFonts w:ascii="Montserrat" w:hAnsi="Montserrat"/>
          <w:kern w:val="0"/>
          <w:sz w:val="36"/>
          <w:szCs w:val="36"/>
        </w:rPr>
        <w:t>Risiko og kritiske faktorer (med tiltak</w:t>
      </w:r>
      <w:r w:rsidR="00AA5184">
        <w:rPr>
          <w:rFonts w:ascii="Montserrat" w:hAnsi="Montserrat"/>
          <w:kern w:val="0"/>
          <w:sz w:val="36"/>
          <w:szCs w:val="36"/>
        </w:rPr>
        <w:t>)</w:t>
      </w:r>
    </w:p>
    <w:p w14:paraId="3BE76EAF" w14:textId="77777777" w:rsidR="002E2B6C" w:rsidRPr="002E2B6C" w:rsidRDefault="002E2B6C" w:rsidP="002E2B6C">
      <w:pPr>
        <w:outlineLvl w:val="1"/>
        <w:rPr>
          <w:rFonts w:ascii="Montserrat" w:hAnsi="Montserrat"/>
          <w:rPrChange w:id="162" w:author="André Tandberg" w:date="2025-11-02T20:37:00Z">
            <w:rPr>
              <w:rFonts w:ascii="Montserrat" w:hAnsi="Montserrat"/>
              <w:b/>
              <w:bCs/>
            </w:rPr>
          </w:rPrChange>
        </w:rPr>
      </w:pPr>
      <w:r w:rsidRPr="002E2B6C">
        <w:rPr>
          <w:rFonts w:ascii="Montserrat" w:hAnsi="Montserrat"/>
          <w:b/>
          <w:bCs/>
        </w:rPr>
        <w:t>Prosjektet er kapitalkrevende</w:t>
      </w:r>
      <w:r w:rsidRPr="002E2B6C">
        <w:rPr>
          <w:rFonts w:ascii="Montserrat" w:hAnsi="Montserrat"/>
          <w:rPrChange w:id="163" w:author="André Tandberg" w:date="2025-11-02T20:37:00Z">
            <w:rPr>
              <w:rFonts w:ascii="Montserrat" w:hAnsi="Montserrat"/>
              <w:b/>
              <w:bCs/>
            </w:rPr>
          </w:rPrChange>
        </w:rPr>
        <w:t xml:space="preserve"> og avhengig av riktige valg før bestilling. I </w:t>
      </w:r>
      <w:del w:id="164" w:author="André Tandberg" w:date="2025-11-02T21:00:00Z">
        <w:r w:rsidRPr="002E2B6C" w:rsidDel="00AA5184">
          <w:rPr>
            <w:rFonts w:ascii="Montserrat" w:hAnsi="Montserrat"/>
            <w:rPrChange w:id="165" w:author="André Tandberg" w:date="2025-11-02T20:37:00Z">
              <w:rPr>
                <w:rFonts w:ascii="Montserrat" w:hAnsi="Montserrat"/>
                <w:b/>
                <w:bCs/>
              </w:rPr>
            </w:rPrChange>
          </w:rPr>
          <w:delText>for-</w:delText>
        </w:r>
      </w:del>
      <w:ins w:id="166" w:author="André Tandberg" w:date="2025-11-02T21:00:00Z">
        <w:r w:rsidR="00AA5184">
          <w:rPr>
            <w:rFonts w:ascii="Montserrat" w:hAnsi="Montserrat"/>
          </w:rPr>
          <w:t xml:space="preserve">fasen før og under </w:t>
        </w:r>
      </w:ins>
      <w:r w:rsidRPr="002E2B6C">
        <w:rPr>
          <w:rFonts w:ascii="Montserrat" w:hAnsi="Montserrat"/>
          <w:rPrChange w:id="167" w:author="André Tandberg" w:date="2025-11-02T20:37:00Z">
            <w:rPr>
              <w:rFonts w:ascii="Montserrat" w:hAnsi="Montserrat"/>
              <w:b/>
              <w:bCs/>
            </w:rPr>
          </w:rPrChange>
        </w:rPr>
        <w:t>pre-seed reduserer vi risiko ved å fase investeringene celle for celle, kombinere leasing, bank og virkemidler, og først bestille produksjonscelle #1 når dokumentasjonen er komplett.</w:t>
      </w:r>
    </w:p>
    <w:p w14:paraId="388DF8EE" w14:textId="77777777" w:rsidR="002E2B6C" w:rsidRPr="002E2B6C" w:rsidRDefault="002E2B6C" w:rsidP="002E2B6C">
      <w:pPr>
        <w:spacing w:before="100" w:beforeAutospacing="1" w:after="100" w:afterAutospacing="1" w:line="240" w:lineRule="auto"/>
        <w:outlineLvl w:val="1"/>
        <w:rPr>
          <w:rFonts w:ascii="Montserrat" w:hAnsi="Montserrat"/>
          <w:kern w:val="0"/>
          <w:rPrChange w:id="168" w:author="André Tandberg" w:date="2025-11-02T20:37:00Z">
            <w:rPr>
              <w:rFonts w:ascii="Montserrat" w:hAnsi="Montserrat"/>
              <w:b/>
              <w:bCs/>
              <w:kern w:val="0"/>
            </w:rPr>
          </w:rPrChange>
        </w:rPr>
      </w:pPr>
      <w:r w:rsidRPr="002E2B6C">
        <w:rPr>
          <w:rFonts w:ascii="Montserrat" w:hAnsi="Montserrat"/>
          <w:b/>
          <w:bCs/>
          <w:kern w:val="0"/>
        </w:rPr>
        <w:t>Leverandør- og spesifikasjonsrisiko</w:t>
      </w:r>
      <w:r w:rsidRPr="002E2B6C">
        <w:rPr>
          <w:rFonts w:ascii="Montserrat" w:hAnsi="Montserrat"/>
          <w:kern w:val="0"/>
          <w:rPrChange w:id="169" w:author="André Tandberg" w:date="2025-11-02T20:37:00Z">
            <w:rPr>
              <w:rFonts w:ascii="Montserrat" w:hAnsi="Montserrat"/>
              <w:b/>
              <w:bCs/>
              <w:kern w:val="0"/>
            </w:rPr>
          </w:rPrChange>
        </w:rPr>
        <w:t xml:space="preserve"> håndteres primært gjennom validering i digitale tvillinger hos maskinleverandør. Vi simulerer representative deler med dokumenterte syklustider, verktøybaner og kollisjonssjekk samt anbefalt maskin-/verktøyoppsett. Der kredittsak eller kunde krever fysisk verifikasjon, suppleres dette med begrenset prøvemaskinering. Slik oppdages avvik før kontrakt, og vi kan justere uten dyre feilsteg.</w:t>
      </w:r>
    </w:p>
    <w:p w14:paraId="399395A2" w14:textId="77777777" w:rsidR="002E2B6C" w:rsidRPr="002E2B6C" w:rsidRDefault="002E2B6C" w:rsidP="002E2B6C">
      <w:pPr>
        <w:spacing w:before="100" w:beforeAutospacing="1" w:after="100" w:afterAutospacing="1" w:line="240" w:lineRule="auto"/>
        <w:outlineLvl w:val="1"/>
        <w:rPr>
          <w:rFonts w:ascii="Montserrat" w:hAnsi="Montserrat"/>
          <w:kern w:val="0"/>
          <w:rPrChange w:id="170" w:author="André Tandberg" w:date="2025-11-02T20:37:00Z">
            <w:rPr>
              <w:rFonts w:ascii="Montserrat" w:hAnsi="Montserrat"/>
              <w:b/>
              <w:bCs/>
              <w:kern w:val="0"/>
            </w:rPr>
          </w:rPrChange>
        </w:rPr>
      </w:pPr>
      <w:r w:rsidRPr="002E2B6C">
        <w:rPr>
          <w:rFonts w:ascii="Montserrat" w:hAnsi="Montserrat"/>
          <w:b/>
          <w:bCs/>
          <w:kern w:val="0"/>
        </w:rPr>
        <w:t>Tilgang på nøkkelkompetanse</w:t>
      </w:r>
      <w:r w:rsidRPr="002E2B6C">
        <w:rPr>
          <w:rFonts w:ascii="Montserrat" w:hAnsi="Montserrat"/>
          <w:kern w:val="0"/>
          <w:rPrChange w:id="171" w:author="André Tandberg" w:date="2025-11-02T20:37:00Z">
            <w:rPr>
              <w:rFonts w:ascii="Montserrat" w:hAnsi="Montserrat"/>
              <w:b/>
              <w:bCs/>
              <w:kern w:val="0"/>
            </w:rPr>
          </w:rPrChange>
        </w:rPr>
        <w:t xml:space="preserve"> sikres ved målrettet innleie til kvalifisering og dokumentarbeid i denne fasen, faste ansettelser i kjerneprosesser etter bestilling av celle #1 og </w:t>
      </w:r>
      <w:proofErr w:type="spellStart"/>
      <w:r w:rsidRPr="002E2B6C">
        <w:rPr>
          <w:rFonts w:ascii="Montserrat" w:hAnsi="Montserrat"/>
          <w:kern w:val="0"/>
          <w:rPrChange w:id="172" w:author="André Tandberg" w:date="2025-11-02T20:37:00Z">
            <w:rPr>
              <w:rFonts w:ascii="Montserrat" w:hAnsi="Montserrat"/>
              <w:b/>
              <w:bCs/>
              <w:kern w:val="0"/>
            </w:rPr>
          </w:rPrChange>
        </w:rPr>
        <w:t>lærlingløp</w:t>
      </w:r>
      <w:proofErr w:type="spellEnd"/>
      <w:r w:rsidRPr="002E2B6C">
        <w:rPr>
          <w:rFonts w:ascii="Montserrat" w:hAnsi="Montserrat"/>
          <w:kern w:val="0"/>
          <w:rPrChange w:id="173" w:author="André Tandberg" w:date="2025-11-02T20:37:00Z">
            <w:rPr>
              <w:rFonts w:ascii="Montserrat" w:hAnsi="Montserrat"/>
              <w:b/>
              <w:bCs/>
              <w:kern w:val="0"/>
            </w:rPr>
          </w:rPrChange>
        </w:rPr>
        <w:t xml:space="preserve"> når driften stabiliseres. Etterspørselsrisiko reduseres ved å bygge kundegrunnlag med LOI/rammeutkast i flere nærliggende segmenter og ved å gjøre dokumentasjon til standard del av leveransen. En enkel digital bestillingsflyt klargjøres nå og tas i bruk når kapasitet er bestilt. Kvalitets- og logistikkrisiko møtes med et praktisk kvalitetssystem (styrende dokumenter, revisjonsplan, opplæring) og ferdig avklarte rammer for lokasjon/bygg og nasjonale hent-/</w:t>
      </w:r>
      <w:proofErr w:type="spellStart"/>
      <w:r w:rsidRPr="002E2B6C">
        <w:rPr>
          <w:rFonts w:ascii="Montserrat" w:hAnsi="Montserrat"/>
          <w:kern w:val="0"/>
          <w:rPrChange w:id="174" w:author="André Tandberg" w:date="2025-11-02T20:37:00Z">
            <w:rPr>
              <w:rFonts w:ascii="Montserrat" w:hAnsi="Montserrat"/>
              <w:b/>
              <w:bCs/>
              <w:kern w:val="0"/>
            </w:rPr>
          </w:rPrChange>
        </w:rPr>
        <w:t>fristsløsninger</w:t>
      </w:r>
      <w:proofErr w:type="spellEnd"/>
      <w:r w:rsidRPr="002E2B6C">
        <w:rPr>
          <w:rFonts w:ascii="Montserrat" w:hAnsi="Montserrat"/>
          <w:kern w:val="0"/>
          <w:rPrChange w:id="175" w:author="André Tandberg" w:date="2025-11-02T20:37:00Z">
            <w:rPr>
              <w:rFonts w:ascii="Montserrat" w:hAnsi="Montserrat"/>
              <w:b/>
              <w:bCs/>
              <w:kern w:val="0"/>
            </w:rPr>
          </w:rPrChange>
        </w:rPr>
        <w:t xml:space="preserve"> for utvalgte produktkategorier.</w:t>
      </w:r>
    </w:p>
    <w:p w14:paraId="6DE03327" w14:textId="77777777" w:rsidR="002E2B6C" w:rsidRPr="002E2B6C" w:rsidRDefault="002E2B6C" w:rsidP="002E2B6C">
      <w:pPr>
        <w:spacing w:before="100" w:beforeAutospacing="1" w:after="100" w:afterAutospacing="1" w:line="240" w:lineRule="auto"/>
        <w:outlineLvl w:val="1"/>
        <w:rPr>
          <w:rFonts w:ascii="Montserrat" w:hAnsi="Montserrat"/>
          <w:kern w:val="0"/>
          <w:rPrChange w:id="176" w:author="André Tandberg" w:date="2025-11-02T20:37:00Z">
            <w:rPr>
              <w:rFonts w:ascii="Montserrat" w:hAnsi="Montserrat"/>
              <w:b/>
              <w:bCs/>
              <w:kern w:val="0"/>
            </w:rPr>
          </w:rPrChange>
        </w:rPr>
      </w:pPr>
      <w:r w:rsidRPr="002E2B6C">
        <w:rPr>
          <w:rFonts w:ascii="Montserrat" w:hAnsi="Montserrat"/>
          <w:b/>
          <w:bCs/>
          <w:kern w:val="0"/>
        </w:rPr>
        <w:t>Finansieringsrisiko</w:t>
      </w:r>
      <w:r w:rsidRPr="002E2B6C">
        <w:rPr>
          <w:rFonts w:ascii="Montserrat" w:hAnsi="Montserrat"/>
          <w:kern w:val="0"/>
          <w:rPrChange w:id="177" w:author="André Tandberg" w:date="2025-11-02T20:37:00Z">
            <w:rPr>
              <w:rFonts w:ascii="Montserrat" w:hAnsi="Montserrat"/>
              <w:b/>
              <w:bCs/>
              <w:kern w:val="0"/>
            </w:rPr>
          </w:rPrChange>
        </w:rPr>
        <w:t xml:space="preserve"> (rente, sikkerhet, kredittpolicy) håndteres ved å innhente og sammenligne tilbud fra flere aktører og forberede komplette </w:t>
      </w:r>
      <w:proofErr w:type="spellStart"/>
      <w:r w:rsidRPr="002E2B6C">
        <w:rPr>
          <w:rFonts w:ascii="Montserrat" w:hAnsi="Montserrat"/>
          <w:kern w:val="0"/>
          <w:rPrChange w:id="178" w:author="André Tandberg" w:date="2025-11-02T20:37:00Z">
            <w:rPr>
              <w:rFonts w:ascii="Montserrat" w:hAnsi="Montserrat"/>
              <w:b/>
              <w:bCs/>
              <w:kern w:val="0"/>
            </w:rPr>
          </w:rPrChange>
        </w:rPr>
        <w:t>kredittsaker</w:t>
      </w:r>
      <w:proofErr w:type="spellEnd"/>
      <w:r w:rsidRPr="002E2B6C">
        <w:rPr>
          <w:rFonts w:ascii="Montserrat" w:hAnsi="Montserrat"/>
          <w:kern w:val="0"/>
          <w:rPrChange w:id="179" w:author="André Tandberg" w:date="2025-11-02T20:37:00Z">
            <w:rPr>
              <w:rFonts w:ascii="Montserrat" w:hAnsi="Montserrat"/>
              <w:b/>
              <w:bCs/>
              <w:kern w:val="0"/>
            </w:rPr>
          </w:rPrChange>
        </w:rPr>
        <w:t xml:space="preserve"> med kundeintensjoner, leverandørvalidering (digitale tvillinger/prøvemaskinering ved behov) og service-/garantivilkår. IT/integrasjonsrisiko minimeres med en nøktern førsteversjon av datariggen med klare grensesnitt, støttet av rådgivere innen produksjons-IT, robotikk og mekanisk prosess. HMS prioriteres gjennom innkjøring etter leverandørprosedyrer, opplæring og kvartalsvis styreoppfølging.</w:t>
      </w:r>
    </w:p>
    <w:p w14:paraId="4D174E10" w14:textId="77777777" w:rsidR="002E2B6C" w:rsidRPr="002E2B6C" w:rsidRDefault="002E2B6C" w:rsidP="002E2B6C">
      <w:pPr>
        <w:spacing w:before="100" w:beforeAutospacing="1" w:after="100" w:afterAutospacing="1" w:line="240" w:lineRule="auto"/>
        <w:outlineLvl w:val="1"/>
        <w:rPr>
          <w:rFonts w:ascii="Montserrat" w:hAnsi="Montserrat"/>
          <w:kern w:val="0"/>
          <w:rPrChange w:id="180" w:author="André Tandberg" w:date="2025-11-02T20:37:00Z">
            <w:rPr>
              <w:rFonts w:ascii="Montserrat" w:hAnsi="Montserrat"/>
              <w:b/>
              <w:bCs/>
              <w:kern w:val="0"/>
            </w:rPr>
          </w:rPrChange>
        </w:rPr>
      </w:pPr>
      <w:r w:rsidRPr="002E2B6C">
        <w:rPr>
          <w:rFonts w:ascii="Montserrat" w:hAnsi="Montserrat"/>
          <w:b/>
          <w:bCs/>
          <w:kern w:val="0"/>
        </w:rPr>
        <w:lastRenderedPageBreak/>
        <w:t>Finansieringsbredde og risikoreduksjon.</w:t>
      </w:r>
      <w:r w:rsidRPr="002E2B6C">
        <w:rPr>
          <w:rFonts w:ascii="Montserrat" w:hAnsi="Montserrat"/>
          <w:kern w:val="0"/>
          <w:rPrChange w:id="181" w:author="André Tandberg" w:date="2025-11-02T20:37:00Z">
            <w:rPr>
              <w:rFonts w:ascii="Montserrat" w:hAnsi="Montserrat"/>
              <w:b/>
              <w:bCs/>
              <w:kern w:val="0"/>
            </w:rPr>
          </w:rPrChange>
        </w:rPr>
        <w:t xml:space="preserve"> For å redusere kapital- og gjennomføringsrisiko i for-pre-seed arbeider vi parallelt med Innovasjon Norge Oppstartstilskudd 2, Eksfin-garanti i samspill med bank/leasing, relevante EU-ordninger (inkludert EIF-relaterte garanti-/egenkapitalprogrammer) samt Siva/Katapult for test og kvalifisering. Hensikten er en robust miks av leasing, egenkapital og offentlige virkemidler som forkorter veien til en </w:t>
      </w:r>
      <w:proofErr w:type="spellStart"/>
      <w:r w:rsidRPr="002E2B6C">
        <w:rPr>
          <w:rFonts w:ascii="Montserrat" w:hAnsi="Montserrat"/>
          <w:kern w:val="0"/>
          <w:rPrChange w:id="182" w:author="André Tandberg" w:date="2025-11-02T20:37:00Z">
            <w:rPr>
              <w:rFonts w:ascii="Montserrat" w:hAnsi="Montserrat"/>
              <w:b/>
              <w:bCs/>
              <w:kern w:val="0"/>
            </w:rPr>
          </w:rPrChange>
        </w:rPr>
        <w:t>leasingklar</w:t>
      </w:r>
      <w:proofErr w:type="spellEnd"/>
      <w:r w:rsidRPr="002E2B6C">
        <w:rPr>
          <w:rFonts w:ascii="Montserrat" w:hAnsi="Montserrat"/>
          <w:kern w:val="0"/>
          <w:rPrChange w:id="183" w:author="André Tandberg" w:date="2025-11-02T20:37:00Z">
            <w:rPr>
              <w:rFonts w:ascii="Montserrat" w:hAnsi="Montserrat"/>
              <w:b/>
              <w:bCs/>
              <w:kern w:val="0"/>
            </w:rPr>
          </w:rPrChange>
        </w:rPr>
        <w:t xml:space="preserve"> beslutning uten å forsinke kjerneløpet mot bestilling av celle #1.</w:t>
      </w:r>
    </w:p>
    <w:p w14:paraId="121A8F10" w14:textId="77777777" w:rsidR="00E25720" w:rsidRPr="00E25720" w:rsidRDefault="002E2B6C">
      <w:pPr>
        <w:spacing w:before="100" w:beforeAutospacing="1" w:after="100" w:afterAutospacing="1" w:line="240" w:lineRule="auto"/>
        <w:outlineLvl w:val="1"/>
        <w:rPr>
          <w:ins w:id="184" w:author="André Tandberg" w:date="2025-11-04T09:33:00Z" w16du:dateUtc="2025-11-04T09:33:04Z"/>
          <w:rFonts w:ascii="Montserrat" w:hAnsi="Montserrat"/>
          <w:kern w:val="0"/>
        </w:rPr>
        <w:pPrChange w:id="185" w:author="André Tandberg" w:date="2025-11-02T20:37:00Z">
          <w:pPr>
            <w:spacing w:after="0" w:line="240" w:lineRule="auto"/>
          </w:pPr>
        </w:pPrChange>
      </w:pPr>
      <w:r w:rsidRPr="002E2B6C">
        <w:rPr>
          <w:rFonts w:ascii="Montserrat" w:hAnsi="Montserrat"/>
          <w:b/>
          <w:bCs/>
          <w:kern w:val="0"/>
        </w:rPr>
        <w:t xml:space="preserve">Utløsende effekt av midlene. </w:t>
      </w:r>
      <w:r w:rsidRPr="002E2B6C">
        <w:rPr>
          <w:rFonts w:ascii="Montserrat" w:hAnsi="Montserrat"/>
          <w:kern w:val="0"/>
          <w:rPrChange w:id="186" w:author="André Tandberg" w:date="2025-11-02T20:37:00Z">
            <w:rPr>
              <w:rFonts w:ascii="Montserrat" w:hAnsi="Montserrat"/>
              <w:b/>
              <w:bCs/>
              <w:kern w:val="0"/>
            </w:rPr>
          </w:rPrChange>
        </w:rPr>
        <w:t xml:space="preserve">Støtten finansierer tre nødvendige steg som konverterer interesse til </w:t>
      </w:r>
      <w:ins w:id="187" w:author="André Tandberg" w:date="2025-11-02T21:01:00Z">
        <w:r w:rsidR="00AA5184" w:rsidRPr="607C6847">
          <w:rPr>
            <w:rFonts w:ascii="Montserrat" w:hAnsi="Montserrat"/>
          </w:rPr>
          <w:t xml:space="preserve">før og etter </w:t>
        </w:r>
      </w:ins>
      <w:ins w:id="188" w:author="André Tandberg" w:date="2025-11-02T21:00:00Z">
        <w:r w:rsidR="00AA5184" w:rsidRPr="607C6847">
          <w:rPr>
            <w:rFonts w:ascii="Montserrat" w:hAnsi="Montserrat"/>
          </w:rPr>
          <w:t>pre-seed runden</w:t>
        </w:r>
      </w:ins>
      <w:r w:rsidRPr="002E2B6C">
        <w:rPr>
          <w:rFonts w:ascii="Montserrat" w:hAnsi="Montserrat"/>
          <w:kern w:val="0"/>
          <w:rPrChange w:id="189" w:author="André Tandberg" w:date="2025-11-02T20:37:00Z">
            <w:rPr>
              <w:rFonts w:ascii="Montserrat" w:hAnsi="Montserrat"/>
              <w:b/>
              <w:bCs/>
              <w:kern w:val="0"/>
            </w:rPr>
          </w:rPrChange>
        </w:rPr>
        <w:t>: leverandørvalidering</w:t>
      </w:r>
      <w:ins w:id="190" w:author="André Tandberg" w:date="2025-11-02T21:02:00Z">
        <w:r w:rsidR="00AA5184" w:rsidRPr="607C6847">
          <w:rPr>
            <w:rFonts w:ascii="Montserrat" w:hAnsi="Montserrat"/>
          </w:rPr>
          <w:t xml:space="preserve">, </w:t>
        </w:r>
      </w:ins>
      <w:r w:rsidRPr="002E2B6C">
        <w:rPr>
          <w:rFonts w:ascii="Montserrat" w:hAnsi="Montserrat"/>
          <w:kern w:val="0"/>
          <w:rPrChange w:id="191" w:author="André Tandberg" w:date="2025-11-02T20:37:00Z">
            <w:rPr>
              <w:rFonts w:ascii="Montserrat" w:hAnsi="Montserrat"/>
              <w:b/>
              <w:bCs/>
              <w:kern w:val="0"/>
            </w:rPr>
          </w:rPrChange>
        </w:rPr>
        <w:t xml:space="preserve">ferdigforhandlet service- og garantiopplegg for kredittsakene, og en </w:t>
      </w:r>
      <w:proofErr w:type="spellStart"/>
      <w:r w:rsidRPr="002E2B6C">
        <w:rPr>
          <w:rFonts w:ascii="Montserrat" w:hAnsi="Montserrat"/>
          <w:kern w:val="0"/>
          <w:rPrChange w:id="192" w:author="André Tandberg" w:date="2025-11-02T20:37:00Z">
            <w:rPr>
              <w:rFonts w:ascii="Montserrat" w:hAnsi="Montserrat"/>
              <w:b/>
              <w:bCs/>
              <w:kern w:val="0"/>
            </w:rPr>
          </w:rPrChange>
        </w:rPr>
        <w:t>leasingklar</w:t>
      </w:r>
      <w:proofErr w:type="spellEnd"/>
      <w:r w:rsidRPr="002E2B6C">
        <w:rPr>
          <w:rFonts w:ascii="Montserrat" w:hAnsi="Montserrat"/>
          <w:kern w:val="0"/>
          <w:rPrChange w:id="193" w:author="André Tandberg" w:date="2025-11-02T20:37:00Z">
            <w:rPr>
              <w:rFonts w:ascii="Montserrat" w:hAnsi="Montserrat"/>
              <w:b/>
              <w:bCs/>
              <w:kern w:val="0"/>
            </w:rPr>
          </w:rPrChange>
        </w:rPr>
        <w:t xml:space="preserve"> dokumentpakke med kunde-LOI/rammeutkast og teknisk spesifikasjon for lokasjon/bygg. Når dette er på plass, kan finansieringspartner treffe beslutning, og vi kan bestille celle #1 på et solid, risikoredusert grunnlag.</w:t>
      </w:r>
    </w:p>
    <w:p w14:paraId="3AED8CEA" w14:textId="50125B69" w:rsidR="607C6847" w:rsidRDefault="607C6847" w:rsidP="607C6847">
      <w:pPr>
        <w:spacing w:beforeAutospacing="1" w:afterAutospacing="1" w:line="240" w:lineRule="auto"/>
        <w:outlineLvl w:val="1"/>
        <w:rPr>
          <w:rFonts w:ascii="Montserrat" w:hAnsi="Montserrat"/>
        </w:rPr>
      </w:pPr>
    </w:p>
    <w:p w14:paraId="1FEF04B9" w14:textId="77777777" w:rsidR="00AA5184" w:rsidRDefault="00E25720" w:rsidP="00E25720">
      <w:pPr>
        <w:spacing w:before="100" w:beforeAutospacing="1" w:after="100" w:afterAutospacing="1" w:line="240" w:lineRule="auto"/>
        <w:outlineLvl w:val="1"/>
        <w:rPr>
          <w:rFonts w:ascii="Montserrat" w:hAnsi="Montserrat"/>
          <w:kern w:val="0"/>
          <w:sz w:val="36"/>
          <w:szCs w:val="36"/>
        </w:rPr>
      </w:pPr>
      <w:r w:rsidRPr="00E25720">
        <w:rPr>
          <w:rFonts w:ascii="Montserrat" w:hAnsi="Montserrat"/>
          <w:kern w:val="0"/>
          <w:sz w:val="36"/>
          <w:szCs w:val="36"/>
        </w:rPr>
        <w:t>Eiere og kapital</w:t>
      </w:r>
    </w:p>
    <w:p w14:paraId="2F94F19E" w14:textId="3FA63944" w:rsidR="00FF4233" w:rsidRPr="00FF4233" w:rsidRDefault="00FF4233">
      <w:pPr>
        <w:rPr>
          <w:rFonts w:ascii="Montserrat" w:hAnsi="Montserrat"/>
          <w:rPrChange w:id="194" w:author="André Tandberg" w:date="2025-11-02T21:14:00Z">
            <w:rPr/>
          </w:rPrChange>
        </w:rPr>
        <w:pPrChange w:id="195" w:author="André Tandberg" w:date="2025-11-02T21:13:00Z">
          <w:pPr>
            <w:spacing w:before="100" w:beforeAutospacing="1" w:after="100" w:afterAutospacing="1" w:line="240" w:lineRule="auto"/>
            <w:outlineLvl w:val="1"/>
          </w:pPr>
        </w:pPrChange>
      </w:pPr>
      <w:r w:rsidRPr="607C6847">
        <w:rPr>
          <w:rFonts w:ascii="Montserrat" w:hAnsi="Montserrat"/>
          <w:b/>
          <w:bCs/>
          <w:rPrChange w:id="196" w:author="André Tandberg" w:date="2025-11-02T21:14:00Z">
            <w:rPr>
              <w:b/>
              <w:bCs/>
            </w:rPr>
          </w:rPrChange>
        </w:rPr>
        <w:t>Hvem står bak</w:t>
      </w:r>
      <w:ins w:id="197" w:author="André Tandberg" w:date="2025-11-04T09:30:00Z">
        <w:r>
          <w:br/>
        </w:r>
      </w:ins>
      <w:r>
        <w:br/>
      </w:r>
      <w:r w:rsidRPr="607C6847">
        <w:rPr>
          <w:rFonts w:ascii="Montserrat" w:hAnsi="Montserrat"/>
          <w:rPrChange w:id="198" w:author="André Tandberg" w:date="2025-11-02T21:14:00Z">
            <w:rPr/>
          </w:rPrChange>
        </w:rPr>
        <w:t>Aurelian eies og drives av gründerne André Tandberg (</w:t>
      </w:r>
      <w:ins w:id="199" w:author="André Tandberg" w:date="2025-11-02T21:15:00Z">
        <w:r w:rsidRPr="607C6847">
          <w:rPr>
            <w:rFonts w:ascii="Montserrat" w:hAnsi="Montserrat"/>
          </w:rPr>
          <w:t>dri</w:t>
        </w:r>
      </w:ins>
      <w:ins w:id="200" w:author="André Tandberg" w:date="2025-11-02T21:16:00Z">
        <w:r w:rsidRPr="607C6847">
          <w:rPr>
            <w:rFonts w:ascii="Montserrat" w:hAnsi="Montserrat"/>
          </w:rPr>
          <w:t>ft</w:t>
        </w:r>
      </w:ins>
      <w:ins w:id="201" w:author="André Tandberg" w:date="2025-11-02T21:15:00Z">
        <w:r w:rsidRPr="607C6847">
          <w:rPr>
            <w:rFonts w:ascii="Montserrat" w:hAnsi="Montserrat"/>
            <w:rPrChange w:id="202" w:author="André Tandberg" w:date="2025-11-02T21:14:00Z">
              <w:rPr/>
            </w:rPrChange>
          </w:rPr>
          <w:t xml:space="preserve"> </w:t>
        </w:r>
      </w:ins>
      <w:r w:rsidRPr="607C6847">
        <w:rPr>
          <w:rFonts w:ascii="Montserrat" w:hAnsi="Montserrat"/>
          <w:rPrChange w:id="203" w:author="André Tandberg" w:date="2025-11-02T21:14:00Z">
            <w:rPr/>
          </w:rPrChange>
        </w:rPr>
        <w:t>og finans) og Tore Ausland (prosjekt og</w:t>
      </w:r>
      <w:ins w:id="204" w:author="André Tandberg" w:date="2025-11-02T21:16:00Z">
        <w:r w:rsidRPr="607C6847">
          <w:rPr>
            <w:rFonts w:ascii="Montserrat" w:hAnsi="Montserrat"/>
          </w:rPr>
          <w:t xml:space="preserve"> forretningsutvikling</w:t>
        </w:r>
      </w:ins>
      <w:r w:rsidRPr="607C6847">
        <w:rPr>
          <w:rFonts w:ascii="Montserrat" w:hAnsi="Montserrat"/>
          <w:rPrChange w:id="205" w:author="André Tandberg" w:date="2025-11-02T21:14:00Z">
            <w:rPr/>
          </w:rPrChange>
        </w:rPr>
        <w:t>). Selskapet støttes av et rådgiverteam med operativ relevans: . Eierstrukturen er enkel og kontrollert av gründerne i for-pre-seed for å sikre tempo og tydelige beslutninger.</w:t>
      </w:r>
    </w:p>
    <w:p w14:paraId="00060E06" w14:textId="3CB0DF10" w:rsidR="00FF4233" w:rsidRPr="00FF4233" w:rsidRDefault="00FF4233">
      <w:pPr>
        <w:rPr>
          <w:ins w:id="206" w:author="André Tandberg" w:date="2025-11-04T09:31:00Z" w16du:dateUtc="2025-11-04T09:31:43Z"/>
          <w:rFonts w:ascii="Montserrat" w:hAnsi="Montserrat"/>
        </w:rPr>
        <w:pPrChange w:id="207" w:author="André Tandberg" w:date="2025-11-02T21:13:00Z">
          <w:pPr>
            <w:spacing w:before="100" w:beforeAutospacing="1" w:after="100" w:afterAutospacing="1" w:line="240" w:lineRule="auto"/>
            <w:outlineLvl w:val="1"/>
          </w:pPr>
        </w:pPrChange>
      </w:pPr>
      <w:r w:rsidRPr="607C6847">
        <w:rPr>
          <w:rFonts w:ascii="Montserrat" w:hAnsi="Montserrat"/>
          <w:b/>
          <w:bCs/>
          <w:rPrChange w:id="208" w:author="André Tandberg" w:date="2025-11-02T21:14:00Z">
            <w:rPr>
              <w:b/>
              <w:bCs/>
            </w:rPr>
          </w:rPrChange>
        </w:rPr>
        <w:t>Eieroversikt</w:t>
      </w:r>
      <w:r>
        <w:br/>
      </w:r>
      <w:r w:rsidRPr="607C6847">
        <w:rPr>
          <w:rFonts w:ascii="Montserrat" w:hAnsi="Montserrat"/>
          <w:rPrChange w:id="209" w:author="André Tandberg" w:date="2025-11-02T21:14:00Z">
            <w:rPr/>
          </w:rPrChange>
        </w:rPr>
        <w:t xml:space="preserve">HÖLEN INDUSTRIER AS (org.nr. 832 249 742) eier 625 000 ordinære aksjer (62,5 %). QUALITY GROUP INVEST AS (org.nr. 913 097 203) eier 375 000 ordinære aksjer (37,5 %). Indirekte eierandeler: André Tandberg 31,25 % (50 % av </w:t>
      </w:r>
      <w:proofErr w:type="spellStart"/>
      <w:r w:rsidRPr="607C6847">
        <w:rPr>
          <w:rFonts w:ascii="Montserrat" w:hAnsi="Montserrat"/>
          <w:rPrChange w:id="210" w:author="André Tandberg" w:date="2025-11-02T21:14:00Z">
            <w:rPr/>
          </w:rPrChange>
        </w:rPr>
        <w:t>Hölen</w:t>
      </w:r>
      <w:proofErr w:type="spellEnd"/>
      <w:r w:rsidRPr="607C6847">
        <w:rPr>
          <w:rFonts w:ascii="Montserrat" w:hAnsi="Montserrat"/>
          <w:rPrChange w:id="211" w:author="André Tandberg" w:date="2025-11-02T21:14:00Z">
            <w:rPr/>
          </w:rPrChange>
        </w:rPr>
        <w:t xml:space="preserve"> Industrier AS), Tore Ausland 37,5 % (100 % av </w:t>
      </w:r>
      <w:proofErr w:type="spellStart"/>
      <w:r w:rsidRPr="607C6847">
        <w:rPr>
          <w:rFonts w:ascii="Montserrat" w:hAnsi="Montserrat"/>
          <w:rPrChange w:id="212" w:author="André Tandberg" w:date="2025-11-02T21:14:00Z">
            <w:rPr/>
          </w:rPrChange>
        </w:rPr>
        <w:t>Quality</w:t>
      </w:r>
      <w:proofErr w:type="spellEnd"/>
      <w:r w:rsidRPr="607C6847">
        <w:rPr>
          <w:rFonts w:ascii="Montserrat" w:hAnsi="Montserrat"/>
          <w:rPrChange w:id="213" w:author="André Tandberg" w:date="2025-11-02T21:14:00Z">
            <w:rPr/>
          </w:rPrChange>
        </w:rPr>
        <w:t xml:space="preserve"> Group </w:t>
      </w:r>
      <w:proofErr w:type="spellStart"/>
      <w:r w:rsidRPr="607C6847">
        <w:rPr>
          <w:rFonts w:ascii="Montserrat" w:hAnsi="Montserrat"/>
          <w:rPrChange w:id="214" w:author="André Tandberg" w:date="2025-11-02T21:14:00Z">
            <w:rPr/>
          </w:rPrChange>
        </w:rPr>
        <w:t>Invest</w:t>
      </w:r>
      <w:proofErr w:type="spellEnd"/>
      <w:r w:rsidRPr="607C6847">
        <w:rPr>
          <w:rFonts w:ascii="Montserrat" w:hAnsi="Montserrat"/>
          <w:rPrChange w:id="215" w:author="André Tandberg" w:date="2025-11-02T21:14:00Z">
            <w:rPr/>
          </w:rPrChange>
        </w:rPr>
        <w:t xml:space="preserve"> AS). Resterende 31,25 % følger øvrige eiere i </w:t>
      </w:r>
      <w:proofErr w:type="spellStart"/>
      <w:r w:rsidRPr="607C6847">
        <w:rPr>
          <w:rFonts w:ascii="Montserrat" w:hAnsi="Montserrat"/>
          <w:rPrChange w:id="216" w:author="André Tandberg" w:date="2025-11-02T21:14:00Z">
            <w:rPr/>
          </w:rPrChange>
        </w:rPr>
        <w:t>Hölen</w:t>
      </w:r>
      <w:proofErr w:type="spellEnd"/>
      <w:r w:rsidRPr="607C6847">
        <w:rPr>
          <w:rFonts w:ascii="Montserrat" w:hAnsi="Montserrat"/>
          <w:rPrChange w:id="217" w:author="André Tandberg" w:date="2025-11-02T21:14:00Z">
            <w:rPr/>
          </w:rPrChange>
        </w:rPr>
        <w:t xml:space="preserve"> Industrier AS.</w:t>
      </w:r>
      <w:ins w:id="218" w:author="André Tandberg" w:date="2025-11-04T09:31:00Z">
        <w:r>
          <w:br/>
        </w:r>
      </w:ins>
    </w:p>
    <w:p w14:paraId="0DE398F0" w14:textId="25EDABB3" w:rsidR="2C8228CB" w:rsidRDefault="2C8228CB" w:rsidP="607C6847">
      <w:pPr>
        <w:rPr>
          <w:rFonts w:ascii="Montserrat" w:eastAsia="Montserrat" w:hAnsi="Montserrat" w:cs="Montserrat"/>
          <w:b/>
          <w:bCs/>
          <w:highlight w:val="yellow"/>
          <w:rPrChange w:id="219" w:author="André Tandberg" w:date="2025-11-04T09:32:00Z">
            <w:rPr/>
          </w:rPrChange>
        </w:rPr>
      </w:pPr>
      <w:ins w:id="220" w:author="André Tandberg" w:date="2025-11-04T09:31:00Z">
        <w:r w:rsidRPr="607C6847">
          <w:rPr>
            <w:rFonts w:ascii="Montserrat" w:eastAsia="Montserrat" w:hAnsi="Montserrat" w:cs="Montserrat"/>
            <w:b/>
            <w:bCs/>
            <w:highlight w:val="yellow"/>
            <w:rPrChange w:id="221" w:author="André Tandberg" w:date="2025-11-04T09:32:00Z">
              <w:rPr>
                <w:rFonts w:ascii="Montserrat" w:eastAsia="Montserrat" w:hAnsi="Montserrat" w:cs="Montserrat"/>
                <w:b/>
                <w:bCs/>
              </w:rPr>
            </w:rPrChange>
          </w:rPr>
          <w:t>Habilitet:</w:t>
        </w:r>
        <w:r w:rsidRPr="607C6847">
          <w:rPr>
            <w:rFonts w:ascii="Montserrat" w:eastAsia="Montserrat" w:hAnsi="Montserrat" w:cs="Montserrat"/>
            <w:highlight w:val="yellow"/>
            <w:rPrChange w:id="222" w:author="André Tandberg" w:date="2025-11-04T09:32:00Z">
              <w:rPr>
                <w:rFonts w:ascii="Montserrat" w:eastAsia="Montserrat" w:hAnsi="Montserrat" w:cs="Montserrat"/>
              </w:rPr>
            </w:rPrChange>
          </w:rPr>
          <w:t xml:space="preserve"> Daglig leder André Tandberg</w:t>
        </w:r>
      </w:ins>
      <w:ins w:id="223" w:author="André Tandberg" w:date="2025-11-04T09:32:00Z">
        <w:r w:rsidRPr="607C6847">
          <w:rPr>
            <w:rFonts w:ascii="Montserrat" w:eastAsia="Montserrat" w:hAnsi="Montserrat" w:cs="Montserrat"/>
            <w:highlight w:val="yellow"/>
            <w:rPrChange w:id="224" w:author="André Tandberg" w:date="2025-11-04T09:32:00Z">
              <w:rPr>
                <w:rFonts w:ascii="Montserrat" w:eastAsia="Montserrat" w:hAnsi="Montserrat" w:cs="Montserrat"/>
              </w:rPr>
            </w:rPrChange>
          </w:rPr>
          <w:t xml:space="preserve"> er styremedlem i Sparebank 1 Østfold Akershus. Tandberg</w:t>
        </w:r>
      </w:ins>
      <w:ins w:id="225" w:author="André Tandberg" w:date="2025-11-04T09:31:00Z">
        <w:r w:rsidRPr="607C6847">
          <w:rPr>
            <w:rFonts w:ascii="Montserrat" w:eastAsia="Montserrat" w:hAnsi="Montserrat" w:cs="Montserrat"/>
            <w:highlight w:val="yellow"/>
            <w:rPrChange w:id="226" w:author="André Tandberg" w:date="2025-11-04T09:32:00Z">
              <w:rPr>
                <w:rFonts w:ascii="Montserrat" w:eastAsia="Montserrat" w:hAnsi="Montserrat" w:cs="Montserrat"/>
              </w:rPr>
            </w:rPrChange>
          </w:rPr>
          <w:t xml:space="preserve"> eier indirekte ca. 31,25 % via </w:t>
        </w:r>
        <w:proofErr w:type="spellStart"/>
        <w:r w:rsidRPr="607C6847">
          <w:rPr>
            <w:rFonts w:ascii="Montserrat" w:eastAsia="Montserrat" w:hAnsi="Montserrat" w:cs="Montserrat"/>
            <w:highlight w:val="yellow"/>
            <w:rPrChange w:id="227" w:author="André Tandberg" w:date="2025-11-04T09:32:00Z">
              <w:rPr>
                <w:rFonts w:ascii="Montserrat" w:eastAsia="Montserrat" w:hAnsi="Montserrat" w:cs="Montserrat"/>
                <w:b/>
                <w:bCs/>
              </w:rPr>
            </w:rPrChange>
          </w:rPr>
          <w:t>Hölen</w:t>
        </w:r>
        <w:proofErr w:type="spellEnd"/>
        <w:r w:rsidRPr="607C6847">
          <w:rPr>
            <w:rFonts w:ascii="Montserrat" w:eastAsia="Montserrat" w:hAnsi="Montserrat" w:cs="Montserrat"/>
            <w:highlight w:val="yellow"/>
            <w:rPrChange w:id="228" w:author="André Tandberg" w:date="2025-11-04T09:32:00Z">
              <w:rPr>
                <w:rFonts w:ascii="Montserrat" w:eastAsia="Montserrat" w:hAnsi="Montserrat" w:cs="Montserrat"/>
              </w:rPr>
            </w:rPrChange>
          </w:rPr>
          <w:t xml:space="preserve"> Industrier AS og har derfor trådt til side i denne saken; all dialog om søknaden håndteres av styreleder Tore Ousland.</w:t>
        </w:r>
      </w:ins>
    </w:p>
    <w:p w14:paraId="0354A492" w14:textId="77777777" w:rsidR="00FF4233" w:rsidRPr="00FF4233" w:rsidRDefault="00FF4233">
      <w:pPr>
        <w:rPr>
          <w:rFonts w:ascii="Montserrat" w:hAnsi="Montserrat"/>
          <w:rPrChange w:id="229" w:author="André Tandberg" w:date="2025-11-02T21:14:00Z">
            <w:rPr/>
          </w:rPrChange>
        </w:rPr>
        <w:pPrChange w:id="230" w:author="André Tandberg" w:date="2025-11-02T21:13:00Z">
          <w:pPr>
            <w:spacing w:before="100" w:beforeAutospacing="1" w:after="100" w:afterAutospacing="1" w:line="240" w:lineRule="auto"/>
            <w:outlineLvl w:val="1"/>
          </w:pPr>
        </w:pPrChange>
      </w:pPr>
      <w:r w:rsidRPr="00FF4233">
        <w:rPr>
          <w:rFonts w:ascii="Montserrat" w:hAnsi="Montserrat"/>
          <w:b/>
          <w:bCs/>
          <w:rPrChange w:id="231" w:author="André Tandberg" w:date="2025-11-02T21:14:00Z">
            <w:rPr>
              <w:b/>
              <w:bCs/>
            </w:rPr>
          </w:rPrChange>
        </w:rPr>
        <w:t>Kapitalbehov – fase og nivå</w:t>
      </w:r>
      <w:r w:rsidRPr="00FF4233">
        <w:rPr>
          <w:rFonts w:ascii="Montserrat" w:hAnsi="Montserrat"/>
          <w:rPrChange w:id="232" w:author="André Tandberg" w:date="2025-11-02T21:14:00Z">
            <w:rPr/>
          </w:rPrChange>
        </w:rPr>
        <w:br/>
        <w:t>Prosjektet har en samlet programramme på om lag</w:t>
      </w:r>
      <w:r w:rsidRPr="00FF4233">
        <w:rPr>
          <w:rFonts w:ascii="Montserrat" w:hAnsi="Montserrat"/>
          <w:rPrChange w:id="233" w:author="André Tandberg" w:date="2025-11-02T21:17:00Z">
            <w:rPr/>
          </w:rPrChange>
        </w:rPr>
        <w:t xml:space="preserve"> </w:t>
      </w:r>
      <w:r w:rsidRPr="00FF4233">
        <w:rPr>
          <w:rFonts w:ascii="Montserrat" w:hAnsi="Montserrat"/>
          <w:rPrChange w:id="234" w:author="André Tandberg" w:date="2025-11-02T21:17:00Z">
            <w:rPr>
              <w:b/>
              <w:bCs/>
            </w:rPr>
          </w:rPrChange>
        </w:rPr>
        <w:t>200 MNOK</w:t>
      </w:r>
      <w:r w:rsidRPr="00FF4233">
        <w:rPr>
          <w:rFonts w:ascii="Montserrat" w:hAnsi="Montserrat"/>
          <w:rPrChange w:id="235" w:author="André Tandberg" w:date="2025-11-02T21:14:00Z">
            <w:rPr/>
          </w:rPrChange>
        </w:rPr>
        <w:t xml:space="preserve"> over 3–4 år, skalert celle for celle. I denne fasen er behovet bevisst lite og knyttet til å bli </w:t>
      </w:r>
      <w:proofErr w:type="spellStart"/>
      <w:r w:rsidRPr="00FF4233">
        <w:rPr>
          <w:rFonts w:ascii="Montserrat" w:hAnsi="Montserrat"/>
          <w:rPrChange w:id="236" w:author="André Tandberg" w:date="2025-11-02T21:17:00Z">
            <w:rPr>
              <w:b/>
              <w:bCs/>
            </w:rPr>
          </w:rPrChange>
        </w:rPr>
        <w:lastRenderedPageBreak/>
        <w:t>leasingklare</w:t>
      </w:r>
      <w:proofErr w:type="spellEnd"/>
      <w:r w:rsidRPr="00FF4233">
        <w:rPr>
          <w:rFonts w:ascii="Montserrat" w:hAnsi="Montserrat"/>
          <w:rPrChange w:id="237" w:author="André Tandberg" w:date="2025-11-02T21:17:00Z">
            <w:rPr/>
          </w:rPrChange>
        </w:rPr>
        <w:t xml:space="preserve"> </w:t>
      </w:r>
      <w:r w:rsidRPr="00FF4233">
        <w:rPr>
          <w:rFonts w:ascii="Montserrat" w:hAnsi="Montserrat"/>
          <w:rPrChange w:id="238" w:author="André Tandberg" w:date="2025-11-02T21:14:00Z">
            <w:rPr/>
          </w:rPrChange>
        </w:rPr>
        <w:t>for bestilling av første celle: kunde-LOI og rammeutkast, leverandørvalidering via digitale tvillinger (supplert med begrenset prøvemaskinering der det kreves), avklarte service-/garantivilkår og tekniske krav til lokasjon/bygg. Når dette er på plass, forberedes en moderat pre-seed i Q1 2026 for ikke-</w:t>
      </w:r>
      <w:proofErr w:type="spellStart"/>
      <w:r w:rsidRPr="00FF4233">
        <w:rPr>
          <w:rFonts w:ascii="Montserrat" w:hAnsi="Montserrat"/>
          <w:rPrChange w:id="239" w:author="André Tandberg" w:date="2025-11-02T21:14:00Z">
            <w:rPr/>
          </w:rPrChange>
        </w:rPr>
        <w:t>leasbare</w:t>
      </w:r>
      <w:proofErr w:type="spellEnd"/>
      <w:r w:rsidRPr="00FF4233">
        <w:rPr>
          <w:rFonts w:ascii="Montserrat" w:hAnsi="Montserrat"/>
          <w:rPrChange w:id="240" w:author="André Tandberg" w:date="2025-11-02T21:14:00Z">
            <w:rPr/>
          </w:rPrChange>
        </w:rPr>
        <w:t xml:space="preserve"> kostnader og arbeidskapital frem mot installasjon.</w:t>
      </w:r>
    </w:p>
    <w:p w14:paraId="613A24D8" w14:textId="77777777" w:rsidR="00FF4233" w:rsidRPr="00FF4233" w:rsidRDefault="00FF4233">
      <w:pPr>
        <w:rPr>
          <w:rFonts w:ascii="Montserrat" w:hAnsi="Montserrat"/>
          <w:rPrChange w:id="241" w:author="André Tandberg" w:date="2025-11-02T21:14:00Z">
            <w:rPr/>
          </w:rPrChange>
        </w:rPr>
        <w:pPrChange w:id="242" w:author="André Tandberg" w:date="2025-11-02T21:13:00Z">
          <w:pPr>
            <w:spacing w:before="100" w:beforeAutospacing="1" w:after="100" w:afterAutospacing="1" w:line="240" w:lineRule="auto"/>
            <w:outlineLvl w:val="1"/>
          </w:pPr>
        </w:pPrChange>
      </w:pPr>
      <w:r w:rsidRPr="00FF4233">
        <w:rPr>
          <w:rFonts w:ascii="Montserrat" w:hAnsi="Montserrat"/>
          <w:b/>
          <w:bCs/>
          <w:rPrChange w:id="243" w:author="André Tandberg" w:date="2025-11-02T21:14:00Z">
            <w:rPr>
              <w:b/>
              <w:bCs/>
            </w:rPr>
          </w:rPrChange>
        </w:rPr>
        <w:t>Finansieringsmodell</w:t>
      </w:r>
      <w:r w:rsidRPr="00FF4233">
        <w:rPr>
          <w:rFonts w:ascii="Montserrat" w:hAnsi="Montserrat"/>
          <w:rPrChange w:id="244" w:author="André Tandberg" w:date="2025-11-02T21:14:00Z">
            <w:rPr/>
          </w:rPrChange>
        </w:rPr>
        <w:br/>
        <w:t xml:space="preserve">Hovedprinsippet er kapitaleffektivt. Maskin- og robotanskaffelser finansieres primært via bank/leasing, mens </w:t>
      </w:r>
      <w:proofErr w:type="spellStart"/>
      <w:ins w:id="245" w:author="André Tandberg" w:date="2025-11-02T21:17:00Z">
        <w:r>
          <w:rPr>
            <w:rFonts w:ascii="Montserrat" w:hAnsi="Montserrat"/>
          </w:rPr>
          <w:t>venture</w:t>
        </w:r>
        <w:proofErr w:type="spellEnd"/>
        <w:r>
          <w:rPr>
            <w:rFonts w:ascii="Montserrat" w:hAnsi="Montserrat"/>
          </w:rPr>
          <w:t>/</w:t>
        </w:r>
      </w:ins>
      <w:r w:rsidRPr="00FF4233">
        <w:rPr>
          <w:rFonts w:ascii="Montserrat" w:hAnsi="Montserrat"/>
          <w:rPrChange w:id="246" w:author="André Tandberg" w:date="2025-11-02T21:14:00Z">
            <w:rPr/>
          </w:rPrChange>
        </w:rPr>
        <w:t>egenkapital og offentlige virkemidler dekker forarbeid, ikke-</w:t>
      </w:r>
      <w:proofErr w:type="spellStart"/>
      <w:r w:rsidRPr="00FF4233">
        <w:rPr>
          <w:rFonts w:ascii="Montserrat" w:hAnsi="Montserrat"/>
          <w:rPrChange w:id="247" w:author="André Tandberg" w:date="2025-11-02T21:14:00Z">
            <w:rPr/>
          </w:rPrChange>
        </w:rPr>
        <w:t>leasbare</w:t>
      </w:r>
      <w:proofErr w:type="spellEnd"/>
      <w:r w:rsidRPr="00FF4233">
        <w:rPr>
          <w:rFonts w:ascii="Montserrat" w:hAnsi="Montserrat"/>
          <w:rPrChange w:id="248" w:author="André Tandberg" w:date="2025-11-02T21:14:00Z">
            <w:rPr/>
          </w:rPrChange>
        </w:rPr>
        <w:t xml:space="preserve"> kostnader og innfasing. </w:t>
      </w:r>
      <w:proofErr w:type="spellStart"/>
      <w:r w:rsidRPr="00FF4233">
        <w:rPr>
          <w:rFonts w:ascii="Montserrat" w:hAnsi="Montserrat"/>
          <w:rPrChange w:id="249" w:author="André Tandberg" w:date="2025-11-02T21:14:00Z">
            <w:rPr/>
          </w:rPrChange>
        </w:rPr>
        <w:t>Kredittsaker</w:t>
      </w:r>
      <w:proofErr w:type="spellEnd"/>
      <w:r w:rsidRPr="00FF4233">
        <w:rPr>
          <w:rFonts w:ascii="Montserrat" w:hAnsi="Montserrat"/>
          <w:rPrChange w:id="250" w:author="André Tandberg" w:date="2025-11-02T21:14:00Z">
            <w:rPr/>
          </w:rPrChange>
        </w:rPr>
        <w:t xml:space="preserve"> underbygges med kunde-LOI/</w:t>
      </w:r>
      <w:del w:id="251" w:author="André Tandberg" w:date="2025-11-02T21:17:00Z">
        <w:r w:rsidRPr="00FF4233" w:rsidDel="00FF4233">
          <w:rPr>
            <w:rFonts w:ascii="Montserrat" w:hAnsi="Montserrat"/>
            <w:rPrChange w:id="252" w:author="André Tandberg" w:date="2025-11-02T21:14:00Z">
              <w:rPr/>
            </w:rPrChange>
          </w:rPr>
          <w:delText>rammeutkast</w:delText>
        </w:r>
      </w:del>
      <w:ins w:id="253" w:author="André Tandberg" w:date="2025-11-02T21:17:00Z">
        <w:r w:rsidRPr="00FF4233">
          <w:rPr>
            <w:rFonts w:ascii="Montserrat" w:hAnsi="Montserrat"/>
            <w:rPrChange w:id="254" w:author="André Tandberg" w:date="2025-11-02T21:14:00Z">
              <w:rPr/>
            </w:rPrChange>
          </w:rPr>
          <w:t>ramme</w:t>
        </w:r>
        <w:r>
          <w:rPr>
            <w:rFonts w:ascii="Montserrat" w:hAnsi="Montserrat"/>
          </w:rPr>
          <w:t>avtaler</w:t>
        </w:r>
      </w:ins>
      <w:r w:rsidRPr="00FF4233">
        <w:rPr>
          <w:rFonts w:ascii="Montserrat" w:hAnsi="Montserrat"/>
          <w:rPrChange w:id="255" w:author="André Tandberg" w:date="2025-11-02T21:14:00Z">
            <w:rPr/>
          </w:rPrChange>
        </w:rPr>
        <w:t>, leverandørvalidering og ferdigforhandlet service/garanti, slik at beslutning kan tas på et solid grunnlag.</w:t>
      </w:r>
    </w:p>
    <w:p w14:paraId="0EA4559F" w14:textId="77777777" w:rsidR="00FF4233" w:rsidRPr="00FF4233" w:rsidRDefault="00FF4233">
      <w:pPr>
        <w:rPr>
          <w:rFonts w:ascii="Montserrat" w:hAnsi="Montserrat"/>
          <w:rPrChange w:id="256" w:author="André Tandberg" w:date="2025-11-02T21:14:00Z">
            <w:rPr/>
          </w:rPrChange>
        </w:rPr>
        <w:pPrChange w:id="257" w:author="André Tandberg" w:date="2025-11-02T21:13:00Z">
          <w:pPr>
            <w:spacing w:before="100" w:beforeAutospacing="1" w:after="100" w:afterAutospacing="1" w:line="240" w:lineRule="auto"/>
            <w:outlineLvl w:val="1"/>
          </w:pPr>
        </w:pPrChange>
      </w:pPr>
      <w:r w:rsidRPr="00FF4233">
        <w:rPr>
          <w:rFonts w:ascii="Montserrat" w:hAnsi="Montserrat"/>
          <w:b/>
          <w:bCs/>
          <w:rPrChange w:id="258" w:author="André Tandberg" w:date="2025-11-02T21:14:00Z">
            <w:rPr>
              <w:b/>
              <w:bCs/>
            </w:rPr>
          </w:rPrChange>
        </w:rPr>
        <w:t>Denne søknaden – 500 000 kroner</w:t>
      </w:r>
      <w:r w:rsidRPr="00FF4233">
        <w:rPr>
          <w:rFonts w:ascii="Montserrat" w:hAnsi="Montserrat"/>
          <w:rPrChange w:id="259" w:author="André Tandberg" w:date="2025-11-02T21:14:00Z">
            <w:rPr/>
          </w:rPrChange>
        </w:rPr>
        <w:br/>
        <w:t xml:space="preserve">Tilskuddet brukes direkte på tre utløsende aktiviteter: leverandørvalidering ferdigstillelse av service- og garantiopplegg som bank/leasing krever, samt komplettering av en </w:t>
      </w:r>
      <w:proofErr w:type="spellStart"/>
      <w:r w:rsidRPr="00FF4233">
        <w:rPr>
          <w:rFonts w:ascii="Montserrat" w:hAnsi="Montserrat"/>
          <w:rPrChange w:id="260" w:author="André Tandberg" w:date="2025-11-02T21:14:00Z">
            <w:rPr>
              <w:b/>
              <w:bCs/>
            </w:rPr>
          </w:rPrChange>
        </w:rPr>
        <w:t>leasingklar</w:t>
      </w:r>
      <w:proofErr w:type="spellEnd"/>
      <w:r w:rsidRPr="00FF4233">
        <w:rPr>
          <w:rFonts w:ascii="Montserrat" w:hAnsi="Montserrat"/>
          <w:rPrChange w:id="261" w:author="André Tandberg" w:date="2025-11-02T21:14:00Z">
            <w:rPr/>
          </w:rPrChange>
        </w:rPr>
        <w:t xml:space="preserve"> dokumentpakke med kunde-LOI/rammeutkast og teknisk spesifikasjon for lokasjon/bygg. Effekten er at vi kan gå til kredittbeslutning og </w:t>
      </w:r>
      <w:r w:rsidRPr="00FF4233">
        <w:rPr>
          <w:rFonts w:ascii="Montserrat" w:hAnsi="Montserrat"/>
          <w:rPrChange w:id="262" w:author="André Tandberg" w:date="2025-11-02T21:14:00Z">
            <w:rPr>
              <w:b/>
              <w:bCs/>
            </w:rPr>
          </w:rPrChange>
        </w:rPr>
        <w:t>bestille celle #1</w:t>
      </w:r>
      <w:r w:rsidRPr="00FF4233">
        <w:rPr>
          <w:rFonts w:ascii="Montserrat" w:hAnsi="Montserrat"/>
          <w:rPrChange w:id="263" w:author="André Tandberg" w:date="2025-11-02T21:14:00Z">
            <w:rPr/>
          </w:rPrChange>
        </w:rPr>
        <w:t xml:space="preserve"> med lavere risiko og uten å binde unødig egenkapital.</w:t>
      </w:r>
    </w:p>
    <w:p w14:paraId="51756C48" w14:textId="77777777" w:rsidR="00FF4233" w:rsidRPr="00FF4233" w:rsidRDefault="00FF4233">
      <w:pPr>
        <w:rPr>
          <w:rFonts w:ascii="Montserrat" w:hAnsi="Montserrat"/>
          <w:rPrChange w:id="264" w:author="André Tandberg" w:date="2025-11-02T21:14:00Z">
            <w:rPr/>
          </w:rPrChange>
        </w:rPr>
        <w:pPrChange w:id="265" w:author="André Tandberg" w:date="2025-11-02T21:13:00Z">
          <w:pPr>
            <w:spacing w:before="100" w:beforeAutospacing="1" w:after="100" w:afterAutospacing="1" w:line="240" w:lineRule="auto"/>
            <w:outlineLvl w:val="1"/>
          </w:pPr>
        </w:pPrChange>
      </w:pPr>
      <w:r w:rsidRPr="00FF4233">
        <w:rPr>
          <w:rFonts w:ascii="Montserrat" w:hAnsi="Montserrat"/>
          <w:b/>
          <w:bCs/>
          <w:rPrChange w:id="266" w:author="André Tandberg" w:date="2025-11-02T21:14:00Z">
            <w:rPr>
              <w:b/>
              <w:bCs/>
            </w:rPr>
          </w:rPrChange>
        </w:rPr>
        <w:t>Virkemiddelbredde (risikoreduksjon)</w:t>
      </w:r>
      <w:r w:rsidRPr="00FF4233">
        <w:rPr>
          <w:rFonts w:ascii="Montserrat" w:hAnsi="Montserrat"/>
          <w:rPrChange w:id="267" w:author="André Tandberg" w:date="2025-11-02T21:14:00Z">
            <w:rPr/>
          </w:rPrChange>
        </w:rPr>
        <w:br/>
        <w:t xml:space="preserve">For å avlaste egenkapital og redusere risiko arbeider vi parallelt med Innovasjon Norge Oppstartstilskudd 2, Eksfin-garanti i samspill med bank/leasing, relevante EU/EIF-ordninger ved senere skalering og Siva/Katapult for test/kvalifisering der det er hensiktsmessig. Ordninger tas inn bare dersom de forkorter veien til </w:t>
      </w:r>
      <w:proofErr w:type="spellStart"/>
      <w:r w:rsidRPr="00FF4233">
        <w:rPr>
          <w:rFonts w:ascii="Montserrat" w:hAnsi="Montserrat"/>
          <w:rPrChange w:id="268" w:author="André Tandberg" w:date="2025-11-02T21:14:00Z">
            <w:rPr/>
          </w:rPrChange>
        </w:rPr>
        <w:t>leasingklar</w:t>
      </w:r>
      <w:proofErr w:type="spellEnd"/>
      <w:r w:rsidRPr="00FF4233">
        <w:rPr>
          <w:rFonts w:ascii="Montserrat" w:hAnsi="Montserrat"/>
          <w:rPrChange w:id="269" w:author="André Tandberg" w:date="2025-11-02T21:14:00Z">
            <w:rPr/>
          </w:rPrChange>
        </w:rPr>
        <w:t xml:space="preserve"> beslutning uten å forsinke fremdriften.</w:t>
      </w:r>
    </w:p>
    <w:p w14:paraId="20C7F6DA" w14:textId="77777777" w:rsidR="00FF4233" w:rsidRPr="00FF4233" w:rsidRDefault="00FF4233">
      <w:pPr>
        <w:rPr>
          <w:rFonts w:ascii="Montserrat" w:hAnsi="Montserrat"/>
          <w:rPrChange w:id="270" w:author="André Tandberg" w:date="2025-11-02T21:14:00Z">
            <w:rPr/>
          </w:rPrChange>
        </w:rPr>
        <w:pPrChange w:id="271" w:author="André Tandberg" w:date="2025-11-02T21:13:00Z">
          <w:pPr>
            <w:spacing w:before="100" w:beforeAutospacing="1" w:after="100" w:afterAutospacing="1" w:line="240" w:lineRule="auto"/>
            <w:outlineLvl w:val="1"/>
          </w:pPr>
        </w:pPrChange>
      </w:pPr>
      <w:r w:rsidRPr="00FF4233">
        <w:rPr>
          <w:rFonts w:ascii="Montserrat" w:hAnsi="Montserrat"/>
          <w:b/>
          <w:bCs/>
          <w:rPrChange w:id="272" w:author="André Tandberg" w:date="2025-11-02T21:14:00Z">
            <w:rPr>
              <w:b/>
              <w:bCs/>
            </w:rPr>
          </w:rPrChange>
        </w:rPr>
        <w:t>Kapitaldisiplin og rapportering</w:t>
      </w:r>
      <w:r w:rsidRPr="00FF4233">
        <w:rPr>
          <w:rFonts w:ascii="Montserrat" w:hAnsi="Montserrat"/>
          <w:rPrChange w:id="273" w:author="André Tandberg" w:date="2025-11-02T21:14:00Z">
            <w:rPr/>
          </w:rPrChange>
        </w:rPr>
        <w:br/>
        <w:t xml:space="preserve">Bruken av midler fases etter milepæler: </w:t>
      </w:r>
      <w:proofErr w:type="spellStart"/>
      <w:r w:rsidRPr="00FF4233">
        <w:rPr>
          <w:rFonts w:ascii="Montserrat" w:hAnsi="Montserrat"/>
          <w:rPrChange w:id="274" w:author="André Tandberg" w:date="2025-11-02T21:14:00Z">
            <w:rPr/>
          </w:rPrChange>
        </w:rPr>
        <w:t>leasingklar</w:t>
      </w:r>
      <w:proofErr w:type="spellEnd"/>
      <w:r w:rsidRPr="00FF4233">
        <w:rPr>
          <w:rFonts w:ascii="Montserrat" w:hAnsi="Montserrat"/>
          <w:rPrChange w:id="275" w:author="André Tandberg" w:date="2025-11-02T21:14:00Z">
            <w:rPr/>
          </w:rPrChange>
        </w:rPr>
        <w:t xml:space="preserve"> dokumentpakke, </w:t>
      </w:r>
      <w:ins w:id="276" w:author="André Tandberg" w:date="2025-11-02T21:19:00Z">
        <w:r w:rsidR="002007A5">
          <w:rPr>
            <w:rFonts w:ascii="Montserrat" w:hAnsi="Montserrat"/>
          </w:rPr>
          <w:t xml:space="preserve">lukket pre-seed </w:t>
        </w:r>
      </w:ins>
      <w:ins w:id="277" w:author="André Tandberg" w:date="2025-11-02T21:20:00Z">
        <w:r w:rsidR="002007A5">
          <w:rPr>
            <w:rFonts w:ascii="Montserrat" w:hAnsi="Montserrat"/>
          </w:rPr>
          <w:t>runde,</w:t>
        </w:r>
      </w:ins>
      <w:r w:rsidRPr="00FF4233">
        <w:rPr>
          <w:rFonts w:ascii="Montserrat" w:hAnsi="Montserrat"/>
          <w:rPrChange w:id="278" w:author="André Tandberg" w:date="2025-11-02T21:14:00Z">
            <w:rPr/>
          </w:rPrChange>
        </w:rPr>
        <w:t xml:space="preserve"> bestilling og installasjon. Vi rapporterer kvartalsvis på fremdrift, budsjett/likviditet og risikostatus. Dette sikrer at</w:t>
      </w:r>
      <w:ins w:id="279" w:author="André Tandberg" w:date="2025-11-02T21:19:00Z">
        <w:r w:rsidR="002007A5">
          <w:rPr>
            <w:rFonts w:ascii="Montserrat" w:hAnsi="Montserrat"/>
          </w:rPr>
          <w:t xml:space="preserve"> tilskuddet på</w:t>
        </w:r>
      </w:ins>
      <w:r w:rsidRPr="00FF4233">
        <w:rPr>
          <w:rFonts w:ascii="Montserrat" w:hAnsi="Montserrat"/>
          <w:rPrChange w:id="280" w:author="André Tandberg" w:date="2025-11-02T21:14:00Z">
            <w:rPr/>
          </w:rPrChange>
        </w:rPr>
        <w:t xml:space="preserve"> 500</w:t>
      </w:r>
      <w:del w:id="281" w:author="André Tandberg" w:date="2025-11-02T21:19:00Z">
        <w:r w:rsidRPr="00FF4233" w:rsidDel="002007A5">
          <w:rPr>
            <w:rFonts w:ascii="Montserrat" w:hAnsi="Montserrat"/>
            <w:rPrChange w:id="282" w:author="André Tandberg" w:date="2025-11-02T21:14:00Z">
              <w:rPr/>
            </w:rPrChange>
          </w:rPr>
          <w:delText xml:space="preserve"> </w:delText>
        </w:r>
      </w:del>
      <w:ins w:id="283" w:author="André Tandberg" w:date="2025-11-02T21:19:00Z">
        <w:r w:rsidR="002007A5">
          <w:rPr>
            <w:rFonts w:ascii="Montserrat" w:hAnsi="Montserrat"/>
          </w:rPr>
          <w:t> </w:t>
        </w:r>
      </w:ins>
      <w:r w:rsidRPr="00FF4233">
        <w:rPr>
          <w:rFonts w:ascii="Montserrat" w:hAnsi="Montserrat"/>
          <w:rPrChange w:id="284" w:author="André Tandberg" w:date="2025-11-02T21:14:00Z">
            <w:rPr/>
          </w:rPrChange>
        </w:rPr>
        <w:t>000 får maksimal utløsende effekt i denne fasen.</w:t>
      </w:r>
    </w:p>
    <w:p w14:paraId="3255C3DE" w14:textId="77777777" w:rsidR="002007A5" w:rsidRPr="002007A5" w:rsidRDefault="002007A5" w:rsidP="002007A5">
      <w:pPr>
        <w:spacing w:before="100" w:beforeAutospacing="1" w:after="100" w:afterAutospacing="1" w:line="240" w:lineRule="auto"/>
        <w:outlineLvl w:val="1"/>
        <w:rPr>
          <w:rFonts w:ascii="Montserrat" w:hAnsi="Montserrat"/>
          <w:kern w:val="0"/>
          <w:sz w:val="36"/>
          <w:szCs w:val="36"/>
          <w:rPrChange w:id="285" w:author="André Tandberg" w:date="2025-11-02T21:23:00Z">
            <w:rPr>
              <w:rFonts w:ascii="Montserrat" w:hAnsi="Montserrat"/>
              <w:b/>
              <w:bCs/>
              <w:kern w:val="0"/>
              <w:sz w:val="36"/>
              <w:szCs w:val="36"/>
            </w:rPr>
          </w:rPrChange>
        </w:rPr>
      </w:pPr>
      <w:r w:rsidRPr="002007A5">
        <w:rPr>
          <w:rFonts w:ascii="Montserrat" w:hAnsi="Montserrat"/>
          <w:kern w:val="0"/>
          <w:sz w:val="36"/>
          <w:szCs w:val="36"/>
          <w:rPrChange w:id="286" w:author="André Tandberg" w:date="2025-11-02T21:23:00Z">
            <w:rPr>
              <w:rFonts w:ascii="Montserrat" w:hAnsi="Montserrat"/>
              <w:b/>
              <w:bCs/>
              <w:kern w:val="0"/>
              <w:sz w:val="36"/>
              <w:szCs w:val="36"/>
            </w:rPr>
          </w:rPrChange>
        </w:rPr>
        <w:t xml:space="preserve">Hvorfor vil </w:t>
      </w:r>
      <w:proofErr w:type="spellStart"/>
      <w:r w:rsidRPr="002007A5">
        <w:rPr>
          <w:rFonts w:ascii="Montserrat" w:hAnsi="Montserrat"/>
          <w:kern w:val="0"/>
          <w:sz w:val="36"/>
          <w:szCs w:val="36"/>
          <w:rPrChange w:id="287" w:author="André Tandberg" w:date="2025-11-02T21:23:00Z">
            <w:rPr>
              <w:rFonts w:ascii="Montserrat" w:hAnsi="Montserrat"/>
              <w:b/>
              <w:bCs/>
              <w:kern w:val="0"/>
              <w:sz w:val="36"/>
              <w:szCs w:val="36"/>
            </w:rPr>
          </w:rPrChange>
        </w:rPr>
        <w:t>SpareBank</w:t>
      </w:r>
      <w:proofErr w:type="spellEnd"/>
      <w:r w:rsidRPr="002007A5">
        <w:rPr>
          <w:rFonts w:ascii="Montserrat" w:hAnsi="Montserrat"/>
          <w:kern w:val="0"/>
          <w:sz w:val="36"/>
          <w:szCs w:val="36"/>
          <w:rPrChange w:id="288" w:author="André Tandberg" w:date="2025-11-02T21:23:00Z">
            <w:rPr>
              <w:rFonts w:ascii="Montserrat" w:hAnsi="Montserrat"/>
              <w:b/>
              <w:bCs/>
              <w:kern w:val="0"/>
              <w:sz w:val="36"/>
              <w:szCs w:val="36"/>
            </w:rPr>
          </w:rPrChange>
        </w:rPr>
        <w:t xml:space="preserve"> 1 Stiftelsen Vekstfond gjøre en forskjell?</w:t>
      </w:r>
    </w:p>
    <w:p w14:paraId="1F47D7BE" w14:textId="77777777" w:rsidR="002007A5" w:rsidRPr="002007A5" w:rsidRDefault="002007A5">
      <w:pPr>
        <w:rPr>
          <w:rFonts w:ascii="Montserrat" w:hAnsi="Montserrat"/>
          <w:rPrChange w:id="289" w:author="André Tandberg" w:date="2025-11-02T21:23:00Z">
            <w:rPr>
              <w:rFonts w:ascii="Montserrat" w:hAnsi="Montserrat"/>
              <w:kern w:val="0"/>
              <w:sz w:val="36"/>
              <w:szCs w:val="36"/>
            </w:rPr>
          </w:rPrChange>
        </w:rPr>
        <w:pPrChange w:id="290" w:author="André Tandberg" w:date="2025-11-02T21:23:00Z">
          <w:pPr>
            <w:spacing w:before="100" w:beforeAutospacing="1" w:after="100" w:afterAutospacing="1" w:line="240" w:lineRule="auto"/>
            <w:outlineLvl w:val="1"/>
          </w:pPr>
        </w:pPrChange>
      </w:pPr>
      <w:r w:rsidRPr="002007A5">
        <w:rPr>
          <w:rFonts w:ascii="Montserrat" w:hAnsi="Montserrat"/>
          <w:rPrChange w:id="291" w:author="André Tandberg" w:date="2025-11-02T21:23:00Z">
            <w:rPr>
              <w:rFonts w:ascii="Montserrat" w:hAnsi="Montserrat"/>
              <w:kern w:val="0"/>
              <w:sz w:val="36"/>
              <w:szCs w:val="36"/>
            </w:rPr>
          </w:rPrChange>
        </w:rPr>
        <w:lastRenderedPageBreak/>
        <w:t>Støtten på 500 000 kroner treffer nøyaktig der risikoen er høyest i vår fase – mellom interesse</w:t>
      </w:r>
      <w:ins w:id="292" w:author="André Tandberg" w:date="2025-11-02T21:24:00Z">
        <w:r>
          <w:rPr>
            <w:rFonts w:ascii="Montserrat" w:hAnsi="Montserrat"/>
          </w:rPr>
          <w:t>, validering</w:t>
        </w:r>
      </w:ins>
      <w:r w:rsidRPr="002007A5">
        <w:rPr>
          <w:rFonts w:ascii="Montserrat" w:hAnsi="Montserrat"/>
          <w:rPrChange w:id="293" w:author="André Tandberg" w:date="2025-11-02T21:23:00Z">
            <w:rPr>
              <w:rFonts w:ascii="Montserrat" w:hAnsi="Montserrat"/>
              <w:kern w:val="0"/>
              <w:sz w:val="36"/>
              <w:szCs w:val="36"/>
            </w:rPr>
          </w:rPrChange>
        </w:rPr>
        <w:t xml:space="preserve"> og bestilling. Midlene brukes til </w:t>
      </w:r>
      <w:ins w:id="294" w:author="André Tandberg" w:date="2025-11-02T21:24:00Z">
        <w:r>
          <w:rPr>
            <w:rFonts w:ascii="Montserrat" w:hAnsi="Montserrat"/>
          </w:rPr>
          <w:t>å styr</w:t>
        </w:r>
      </w:ins>
      <w:ins w:id="295" w:author="André Tandberg" w:date="2025-11-02T21:25:00Z">
        <w:r>
          <w:rPr>
            <w:rFonts w:ascii="Montserrat" w:hAnsi="Montserrat"/>
          </w:rPr>
          <w:t xml:space="preserve">ke underlag for pre-seed runde, </w:t>
        </w:r>
      </w:ins>
      <w:r w:rsidRPr="002007A5">
        <w:rPr>
          <w:rFonts w:ascii="Montserrat" w:hAnsi="Montserrat"/>
          <w:rPrChange w:id="296" w:author="André Tandberg" w:date="2025-11-02T21:23:00Z">
            <w:rPr>
              <w:rFonts w:ascii="Montserrat" w:hAnsi="Montserrat"/>
              <w:kern w:val="0"/>
              <w:sz w:val="36"/>
              <w:szCs w:val="36"/>
            </w:rPr>
          </w:rPrChange>
        </w:rPr>
        <w:t xml:space="preserve">leverandørvalidering, ferdigforhandlet service- og garantiopplegg, samt en </w:t>
      </w:r>
      <w:proofErr w:type="spellStart"/>
      <w:r w:rsidRPr="002007A5">
        <w:rPr>
          <w:rFonts w:ascii="Montserrat" w:hAnsi="Montserrat"/>
          <w:rPrChange w:id="297" w:author="André Tandberg" w:date="2025-11-02T21:23:00Z">
            <w:rPr>
              <w:rFonts w:ascii="Montserrat" w:hAnsi="Montserrat"/>
              <w:kern w:val="0"/>
              <w:sz w:val="36"/>
              <w:szCs w:val="36"/>
            </w:rPr>
          </w:rPrChange>
        </w:rPr>
        <w:t>leasingklar</w:t>
      </w:r>
      <w:proofErr w:type="spellEnd"/>
      <w:r w:rsidRPr="002007A5">
        <w:rPr>
          <w:rFonts w:ascii="Montserrat" w:hAnsi="Montserrat"/>
          <w:rPrChange w:id="298" w:author="André Tandberg" w:date="2025-11-02T21:23:00Z">
            <w:rPr>
              <w:rFonts w:ascii="Montserrat" w:hAnsi="Montserrat"/>
              <w:kern w:val="0"/>
              <w:sz w:val="36"/>
              <w:szCs w:val="36"/>
            </w:rPr>
          </w:rPrChange>
        </w:rPr>
        <w:t xml:space="preserve"> dokumentpakke med kunde-LOI/rammeutkast og tekniske krav til lokasjon/bygg. Når dette er på plass, kan bank/leasing fatte kredittvedtak på et solid grunnlag, og vi kan bestille celle #1 uten å binde unødvendig egenkapital. Effekten er derfor klart utløsende: en liten sum som gjør den kapitalkrevende delen gjennomførbar.</w:t>
      </w:r>
    </w:p>
    <w:p w14:paraId="222C616D" w14:textId="77777777" w:rsidR="002007A5" w:rsidRPr="002007A5" w:rsidRDefault="002007A5">
      <w:pPr>
        <w:rPr>
          <w:rFonts w:ascii="Montserrat" w:hAnsi="Montserrat"/>
          <w:rPrChange w:id="299" w:author="André Tandberg" w:date="2025-11-02T21:23:00Z">
            <w:rPr>
              <w:rFonts w:ascii="Montserrat" w:hAnsi="Montserrat"/>
              <w:kern w:val="0"/>
              <w:sz w:val="36"/>
              <w:szCs w:val="36"/>
            </w:rPr>
          </w:rPrChange>
        </w:rPr>
        <w:pPrChange w:id="300" w:author="André Tandberg" w:date="2025-11-02T21:23:00Z">
          <w:pPr>
            <w:spacing w:before="100" w:beforeAutospacing="1" w:after="100" w:afterAutospacing="1" w:line="240" w:lineRule="auto"/>
            <w:outlineLvl w:val="1"/>
          </w:pPr>
        </w:pPrChange>
      </w:pPr>
      <w:r w:rsidRPr="002007A5">
        <w:rPr>
          <w:rFonts w:ascii="Montserrat" w:hAnsi="Montserrat"/>
          <w:rPrChange w:id="301" w:author="André Tandberg" w:date="2025-11-02T21:23:00Z">
            <w:rPr>
              <w:rFonts w:ascii="Montserrat" w:hAnsi="Montserrat"/>
              <w:kern w:val="0"/>
              <w:sz w:val="36"/>
              <w:szCs w:val="36"/>
            </w:rPr>
          </w:rPrChange>
        </w:rPr>
        <w:t>Bidraget styrker samtidig regionens industriøkosystem. Aurelian bygges i Østfold/Follo og leverer kortreiste presisjonsdeler til bedrifter som i dag taper tid og penger på vent. Prosjektet gir raskere tilgang på kritiske komponenter, bedre sporbarhet som standard og en skalerbar produksjonskapasitet i Norge. Dette øker robustheten i lokale verdikjeder, reduserer avhengighet av lange leveringslinjer og legger til rette for lærlingplasser og nye fagjobber når vi skalerer.</w:t>
      </w:r>
    </w:p>
    <w:p w14:paraId="1BA25E6D" w14:textId="77777777" w:rsidR="002007A5" w:rsidRPr="002007A5" w:rsidRDefault="002007A5">
      <w:pPr>
        <w:rPr>
          <w:rFonts w:ascii="Montserrat" w:hAnsi="Montserrat"/>
          <w:rPrChange w:id="302" w:author="André Tandberg" w:date="2025-11-02T21:23:00Z">
            <w:rPr>
              <w:rFonts w:ascii="Montserrat" w:hAnsi="Montserrat"/>
              <w:kern w:val="0"/>
              <w:sz w:val="36"/>
              <w:szCs w:val="36"/>
            </w:rPr>
          </w:rPrChange>
        </w:rPr>
        <w:pPrChange w:id="303" w:author="André Tandberg" w:date="2025-11-02T21:23:00Z">
          <w:pPr>
            <w:spacing w:before="100" w:beforeAutospacing="1" w:after="100" w:afterAutospacing="1" w:line="240" w:lineRule="auto"/>
            <w:outlineLvl w:val="1"/>
          </w:pPr>
        </w:pPrChange>
      </w:pPr>
      <w:r w:rsidRPr="002007A5">
        <w:rPr>
          <w:rFonts w:ascii="Montserrat" w:hAnsi="Montserrat"/>
          <w:rPrChange w:id="304" w:author="André Tandberg" w:date="2025-11-02T21:23:00Z">
            <w:rPr>
              <w:rFonts w:ascii="Montserrat" w:hAnsi="Montserrat"/>
              <w:kern w:val="0"/>
              <w:sz w:val="36"/>
              <w:szCs w:val="36"/>
            </w:rPr>
          </w:rPrChange>
        </w:rPr>
        <w:t>Vekstfondets midler har også en tydelig “</w:t>
      </w:r>
      <w:proofErr w:type="spellStart"/>
      <w:r w:rsidRPr="002007A5">
        <w:rPr>
          <w:rFonts w:ascii="Montserrat" w:hAnsi="Montserrat"/>
          <w:rPrChange w:id="305" w:author="André Tandberg" w:date="2025-11-02T21:23:00Z">
            <w:rPr>
              <w:rFonts w:ascii="Montserrat" w:hAnsi="Montserrat"/>
              <w:kern w:val="0"/>
              <w:sz w:val="36"/>
              <w:szCs w:val="36"/>
            </w:rPr>
          </w:rPrChange>
        </w:rPr>
        <w:t>crowd</w:t>
      </w:r>
      <w:proofErr w:type="spellEnd"/>
      <w:r w:rsidRPr="002007A5">
        <w:rPr>
          <w:rFonts w:ascii="Montserrat" w:hAnsi="Montserrat"/>
          <w:rPrChange w:id="306" w:author="André Tandberg" w:date="2025-11-02T21:23:00Z">
            <w:rPr>
              <w:rFonts w:ascii="Montserrat" w:hAnsi="Montserrat"/>
              <w:kern w:val="0"/>
              <w:sz w:val="36"/>
              <w:szCs w:val="36"/>
            </w:rPr>
          </w:rPrChange>
        </w:rPr>
        <w:t xml:space="preserve">-in”-effekt. Når dokumentasjonen er </w:t>
      </w:r>
      <w:proofErr w:type="spellStart"/>
      <w:r w:rsidRPr="002007A5">
        <w:rPr>
          <w:rFonts w:ascii="Montserrat" w:hAnsi="Montserrat"/>
          <w:rPrChange w:id="307" w:author="André Tandberg" w:date="2025-11-02T21:23:00Z">
            <w:rPr>
              <w:rFonts w:ascii="Montserrat" w:hAnsi="Montserrat"/>
              <w:kern w:val="0"/>
              <w:sz w:val="36"/>
              <w:szCs w:val="36"/>
            </w:rPr>
          </w:rPrChange>
        </w:rPr>
        <w:t>leasingklar</w:t>
      </w:r>
      <w:proofErr w:type="spellEnd"/>
      <w:r w:rsidRPr="002007A5">
        <w:rPr>
          <w:rFonts w:ascii="Montserrat" w:hAnsi="Montserrat"/>
          <w:rPrChange w:id="308" w:author="André Tandberg" w:date="2025-11-02T21:23:00Z">
            <w:rPr>
              <w:rFonts w:ascii="Montserrat" w:hAnsi="Montserrat"/>
              <w:kern w:val="0"/>
              <w:sz w:val="36"/>
              <w:szCs w:val="36"/>
            </w:rPr>
          </w:rPrChange>
        </w:rPr>
        <w:t xml:space="preserve">, følger privat kapital og bankfinansiering etter, mens offentlige virkemidler kan </w:t>
      </w:r>
      <w:proofErr w:type="spellStart"/>
      <w:r w:rsidRPr="002007A5">
        <w:rPr>
          <w:rFonts w:ascii="Montserrat" w:hAnsi="Montserrat"/>
          <w:rPrChange w:id="309" w:author="André Tandberg" w:date="2025-11-02T21:23:00Z">
            <w:rPr>
              <w:rFonts w:ascii="Montserrat" w:hAnsi="Montserrat"/>
              <w:kern w:val="0"/>
              <w:sz w:val="36"/>
              <w:szCs w:val="36"/>
            </w:rPr>
          </w:rPrChange>
        </w:rPr>
        <w:t>målrettes</w:t>
      </w:r>
      <w:proofErr w:type="spellEnd"/>
      <w:r w:rsidRPr="002007A5">
        <w:rPr>
          <w:rFonts w:ascii="Montserrat" w:hAnsi="Montserrat"/>
          <w:rPrChange w:id="310" w:author="André Tandberg" w:date="2025-11-02T21:23:00Z">
            <w:rPr>
              <w:rFonts w:ascii="Montserrat" w:hAnsi="Montserrat"/>
              <w:kern w:val="0"/>
              <w:sz w:val="36"/>
              <w:szCs w:val="36"/>
            </w:rPr>
          </w:rPrChange>
        </w:rPr>
        <w:t xml:space="preserve"> mot kvalifisering og innfasing. Slik mobiliseres flere kilder uten at prosjektet forsinkes, og stiftelsens bidrag gir maksimal effekt per krone.</w:t>
      </w:r>
    </w:p>
    <w:p w14:paraId="3F0D4E8B" w14:textId="77777777" w:rsidR="002007A5" w:rsidRPr="002007A5" w:rsidDel="002007A5" w:rsidRDefault="002007A5">
      <w:pPr>
        <w:rPr>
          <w:del w:id="311" w:author="André Tandberg" w:date="2025-11-02T21:25:00Z"/>
          <w:rFonts w:ascii="Montserrat" w:hAnsi="Montserrat"/>
          <w:rPrChange w:id="312" w:author="André Tandberg" w:date="2025-11-02T21:23:00Z">
            <w:rPr>
              <w:del w:id="313" w:author="André Tandberg" w:date="2025-11-02T21:25:00Z"/>
              <w:rFonts w:ascii="Montserrat" w:hAnsi="Montserrat"/>
              <w:kern w:val="0"/>
              <w:sz w:val="36"/>
              <w:szCs w:val="36"/>
            </w:rPr>
          </w:rPrChange>
        </w:rPr>
        <w:pPrChange w:id="314" w:author="André Tandberg" w:date="2025-11-02T21:23:00Z">
          <w:pPr>
            <w:spacing w:before="100" w:beforeAutospacing="1" w:after="100" w:afterAutospacing="1" w:line="240" w:lineRule="auto"/>
            <w:outlineLvl w:val="1"/>
          </w:pPr>
        </w:pPrChange>
      </w:pPr>
      <w:r w:rsidRPr="002007A5">
        <w:rPr>
          <w:rFonts w:ascii="Montserrat" w:hAnsi="Montserrat"/>
          <w:b/>
          <w:bCs/>
          <w:rPrChange w:id="315" w:author="André Tandberg" w:date="2025-11-02T21:25:00Z">
            <w:rPr>
              <w:rFonts w:ascii="Montserrat" w:hAnsi="Montserrat"/>
              <w:kern w:val="0"/>
              <w:sz w:val="36"/>
              <w:szCs w:val="36"/>
            </w:rPr>
          </w:rPrChange>
        </w:rPr>
        <w:t xml:space="preserve">Kort sagt: </w:t>
      </w:r>
      <w:r w:rsidRPr="002007A5">
        <w:rPr>
          <w:rFonts w:ascii="Montserrat" w:hAnsi="Montserrat"/>
          <w:rPrChange w:id="316" w:author="André Tandberg" w:date="2025-11-02T21:23:00Z">
            <w:rPr>
              <w:rFonts w:ascii="Montserrat" w:hAnsi="Montserrat"/>
              <w:kern w:val="0"/>
              <w:sz w:val="36"/>
              <w:szCs w:val="36"/>
            </w:rPr>
          </w:rPrChange>
        </w:rPr>
        <w:t>Støtten flytter prosjektet fra plan til beslutning, reduserer teknisk og finansiell usikkerhet før første investering, og utløser varig verdiskaping i regionen gjennom økt produksjonskapasitet, kompetansebygging og nye arbeidsplasser.</w:t>
      </w:r>
    </w:p>
    <w:p w14:paraId="7C8B0741" w14:textId="77777777" w:rsidR="00FF4233" w:rsidDel="002007A5" w:rsidRDefault="00FF4233">
      <w:pPr>
        <w:rPr>
          <w:del w:id="317" w:author="André Tandberg" w:date="2025-11-02T21:25:00Z"/>
          <w:rFonts w:ascii="Montserrat" w:hAnsi="Montserrat"/>
          <w:kern w:val="0"/>
          <w:sz w:val="36"/>
          <w:szCs w:val="36"/>
        </w:rPr>
        <w:pPrChange w:id="318" w:author="André Tandberg" w:date="2025-11-02T21:25:00Z">
          <w:pPr>
            <w:spacing w:before="100" w:beforeAutospacing="1" w:after="100" w:afterAutospacing="1" w:line="240" w:lineRule="auto"/>
            <w:outlineLvl w:val="1"/>
          </w:pPr>
        </w:pPrChange>
      </w:pPr>
    </w:p>
    <w:p w14:paraId="7CA243DE" w14:textId="77777777" w:rsidR="00E25720" w:rsidRPr="00E25720" w:rsidRDefault="00E25720" w:rsidP="00E25720">
      <w:pPr>
        <w:spacing w:after="0" w:line="240" w:lineRule="auto"/>
        <w:rPr>
          <w:rFonts w:ascii="Montserrat" w:hAnsi="Montserrat"/>
          <w:kern w:val="0"/>
        </w:rPr>
      </w:pPr>
    </w:p>
    <w:p w14:paraId="78129434" w14:textId="77777777" w:rsidR="00E25720" w:rsidRPr="00E25720" w:rsidRDefault="00E25720" w:rsidP="00E25720">
      <w:pPr>
        <w:spacing w:before="100" w:beforeAutospacing="1" w:after="100" w:afterAutospacing="1" w:line="240" w:lineRule="auto"/>
        <w:outlineLvl w:val="1"/>
        <w:rPr>
          <w:rFonts w:ascii="Montserrat" w:hAnsi="Montserrat"/>
          <w:kern w:val="0"/>
          <w:sz w:val="36"/>
          <w:szCs w:val="36"/>
        </w:rPr>
      </w:pPr>
      <w:r w:rsidRPr="00E25720">
        <w:rPr>
          <w:rFonts w:ascii="Montserrat" w:hAnsi="Montserrat"/>
          <w:kern w:val="0"/>
          <w:sz w:val="36"/>
          <w:szCs w:val="36"/>
        </w:rPr>
        <w:t>Kontakt</w:t>
      </w:r>
    </w:p>
    <w:p w14:paraId="7BCC9921" w14:textId="77777777" w:rsidR="00E25720" w:rsidRPr="00E25720" w:rsidRDefault="00E25720" w:rsidP="00E25720">
      <w:pPr>
        <w:spacing w:before="100" w:beforeAutospacing="1" w:after="100" w:afterAutospacing="1" w:line="240" w:lineRule="auto"/>
        <w:rPr>
          <w:rFonts w:ascii="Montserrat" w:hAnsi="Montserrat"/>
          <w:kern w:val="0"/>
        </w:rPr>
      </w:pPr>
      <w:r w:rsidRPr="00E25720">
        <w:rPr>
          <w:rFonts w:ascii="Montserrat" w:hAnsi="Montserrat"/>
          <w:b/>
          <w:bCs/>
          <w:kern w:val="0"/>
        </w:rPr>
        <w:t>Tore Ausland</w:t>
      </w:r>
      <w:r w:rsidRPr="00E25720">
        <w:rPr>
          <w:rFonts w:ascii="Montserrat" w:hAnsi="Montserrat"/>
          <w:kern w:val="0"/>
        </w:rPr>
        <w:t xml:space="preserve"> – Prosjekt og drift</w:t>
      </w:r>
      <w:r w:rsidRPr="00E25720">
        <w:rPr>
          <w:rFonts w:ascii="Montserrat" w:hAnsi="Montserrat"/>
          <w:kern w:val="0"/>
        </w:rPr>
        <w:br/>
        <w:t>tore@aurelian.no · 905 48 048</w:t>
      </w:r>
    </w:p>
    <w:p w14:paraId="02DBEC04" w14:textId="77777777" w:rsidR="00EC3B91" w:rsidRPr="00E25720" w:rsidRDefault="00EC3B91" w:rsidP="607C6847">
      <w:pPr>
        <w:spacing w:beforeAutospacing="1" w:afterAutospacing="1" w:line="240" w:lineRule="auto"/>
        <w:rPr>
          <w:rFonts w:ascii="Montserrat" w:hAnsi="Montserrat"/>
        </w:rPr>
      </w:pPr>
    </w:p>
    <w:sectPr w:rsidR="00EC3B91" w:rsidRPr="00E25720">
      <w:pgSz w:w="12240" w:h="15840"/>
      <w:pgMar w:top="1417" w:right="1417" w:bottom="1417" w:left="1417" w:header="708" w:footer="708" w:gutter="0"/>
      <w:cols w:space="708"/>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5" w:author="Tore Ausland" w:date="2025-10-25T10:38:00Z" w:initials="TA">
    <w:p w14:paraId="312AF910" w14:textId="77777777" w:rsidR="00DE27AD" w:rsidRDefault="00DE27AD" w:rsidP="00DE27AD">
      <w:pPr>
        <w:pStyle w:val="Merknadstekst"/>
      </w:pPr>
      <w:r>
        <w:rPr>
          <w:rStyle w:val="Merknadsreferanse"/>
        </w:rPr>
        <w:annotationRef/>
      </w:r>
      <w:r>
        <w:t>Input:  Beskrivelsen av oss og våre forutsetninger er for tynn og så sier vi at vi skal bemanne når vi får 1000000, jeg har skrevet det om så det beskriver identifikasjonsprosessen.</w:t>
      </w:r>
      <w:r>
        <w:br/>
      </w:r>
      <w:r>
        <w:br/>
      </w:r>
      <w:r>
        <w:rPr>
          <w:b/>
          <w:bCs/>
        </w:rPr>
        <w:t>Organisasjon og kompetanse</w:t>
      </w:r>
    </w:p>
    <w:p w14:paraId="58A1AD02" w14:textId="77777777" w:rsidR="00DE27AD" w:rsidRDefault="00DE27AD" w:rsidP="00DE27AD">
      <w:pPr>
        <w:pStyle w:val="Merknadstekst"/>
      </w:pPr>
      <w:r>
        <w:rPr>
          <w:b/>
          <w:bCs/>
        </w:rPr>
        <w:t>Tore Ausland – Prosjekt og drift</w:t>
      </w:r>
      <w:r>
        <w:t xml:space="preserve"> Tore leder leverandørkvalifisering, oppstart og daglig drift av Aurelian Manufacturings autonome produksjonsplattform. Med over 30 års erfaring fra leverandørkjeder i offshoreindustrien, har han omfattende ekspertise i produksjonsoppfølging, kvalitetsstyring og logistikk i komplekse europeiske forsyningsnettverk. Hans dype forståelse av presisjonsproduksjon, dokumentasjon og kontinuitet er avgjørende for å etablere en robust, AI-drevet fabrikk. Tore kombinerer teknisk innsikt med operativ erfaring fra krevende industriprosjekter, og hans sterke nettverk i europeisk leverandørindustri sikrer at Aurelian bygges på et solid fundament.</w:t>
      </w:r>
    </w:p>
    <w:p w14:paraId="4D770988" w14:textId="77777777" w:rsidR="00DE27AD" w:rsidRDefault="00DE27AD" w:rsidP="00DE27AD">
      <w:pPr>
        <w:pStyle w:val="Merknadstekst"/>
      </w:pPr>
      <w:r>
        <w:rPr>
          <w:b/>
          <w:bCs/>
        </w:rPr>
        <w:t>André Tandberg – Forretningsutvikling og finans</w:t>
      </w:r>
      <w:r>
        <w:t xml:space="preserve"> André er ansvarlig for kapitalstrategi, finansiering og strategiske partnerskap. Med erfaring som leder av et pre-seed investeringsfond og daglig leder i selskaper med opptil 70 ansatte, bringer han en unik kombinasjon av finansiell ekspertise og operativ ledelse. Hans bakgrunn inkluderer en mastergrad i innovasjon og entreprenørskap (NMBU), samt erfaring med kapitalinnhenting, selskapsstyring og bygging av industrielle økosystemer. André excellerer i å strukturere finansielle løsninger, bygge tillit hos investorer og etablere samarbeid mellom industri, teknologi og kapitalmiljøer – en kritisk suksessfaktor for å skalere Aurelians visjon.</w:t>
      </w:r>
    </w:p>
    <w:p w14:paraId="6AB57E25" w14:textId="77777777" w:rsidR="00DE27AD" w:rsidRDefault="00DE27AD" w:rsidP="00DE27AD">
      <w:pPr>
        <w:pStyle w:val="Merknadstekst"/>
      </w:pPr>
      <w:r>
        <w:rPr>
          <w:b/>
          <w:bCs/>
        </w:rPr>
        <w:t>Plan for å identifisere nøkkelressurser:</w:t>
      </w:r>
      <w:r>
        <w:t xml:space="preserve"> For å realisere vår visjon om en fullt autonom produksjonsplattform, har vi utviklet en strukturert prosess for å identifisere og engasjere høyt kvalifiserte ressurser som vil styrke teamet når finansieringen skalerer. Ved sikret finansiering vil vi fokusere på å kartlegge og knytte til oss ekspertise innen følgende nøkkelområder:</w:t>
      </w:r>
    </w:p>
    <w:p w14:paraId="4FB5462E" w14:textId="77777777" w:rsidR="00DE27AD" w:rsidRDefault="00DE27AD" w:rsidP="00DE27AD">
      <w:pPr>
        <w:pStyle w:val="Merknadstekst"/>
        <w:numPr>
          <w:ilvl w:val="0"/>
          <w:numId w:val="47"/>
        </w:numPr>
        <w:ind w:left="360"/>
      </w:pPr>
      <w:r>
        <w:rPr>
          <w:b/>
          <w:bCs/>
        </w:rPr>
        <w:t>Fagansvarlig maskinering (programmering og femakset fres):</w:t>
      </w:r>
      <w:r>
        <w:t xml:space="preserve"> En ekspert på avansert CNC-programmering og presisjonsproduksjon som kan sikre sømløs integrasjon med AI-orkestrering og digitale tvillinger.</w:t>
      </w:r>
    </w:p>
    <w:p w14:paraId="78522C66" w14:textId="77777777" w:rsidR="00DE27AD" w:rsidRDefault="00DE27AD" w:rsidP="00DE27AD">
      <w:pPr>
        <w:pStyle w:val="Merknadstekst"/>
        <w:numPr>
          <w:ilvl w:val="0"/>
          <w:numId w:val="47"/>
        </w:numPr>
        <w:ind w:left="360"/>
      </w:pPr>
      <w:r>
        <w:rPr>
          <w:b/>
          <w:bCs/>
        </w:rPr>
        <w:t>Robotikk og automasjon:</w:t>
      </w:r>
      <w:r>
        <w:t xml:space="preserve"> En spesialist på humanoid og kollaborative roboter, med særlig vekt på banebrytende humanoid teknologi utviklet lokalt i Østfold, for å implementere verdensledende automatiseringsløsninger.</w:t>
      </w:r>
    </w:p>
    <w:p w14:paraId="037E2F28" w14:textId="77777777" w:rsidR="00DE27AD" w:rsidRDefault="00DE27AD" w:rsidP="00DE27AD">
      <w:pPr>
        <w:pStyle w:val="Merknadstekst"/>
        <w:numPr>
          <w:ilvl w:val="0"/>
          <w:numId w:val="47"/>
        </w:numPr>
        <w:ind w:left="360"/>
      </w:pPr>
      <w:r>
        <w:rPr>
          <w:b/>
          <w:bCs/>
        </w:rPr>
        <w:t>Kvalitet og målerom:</w:t>
      </w:r>
      <w:r>
        <w:t xml:space="preserve"> En ressurs med kompetanse på kvalitetssikring, sertifiseringer (som NORSOK og AS9100) og datadrevet prosesskontroll for å garantere repeterbar kvalitet.</w:t>
      </w:r>
    </w:p>
    <w:p w14:paraId="1AE3CCCD" w14:textId="77777777" w:rsidR="00DE27AD" w:rsidRDefault="00DE27AD" w:rsidP="00DE27AD">
      <w:pPr>
        <w:pStyle w:val="Merknadstekst"/>
        <w:numPr>
          <w:ilvl w:val="0"/>
          <w:numId w:val="47"/>
        </w:numPr>
        <w:ind w:left="360"/>
      </w:pPr>
      <w:r>
        <w:rPr>
          <w:b/>
          <w:bCs/>
        </w:rPr>
        <w:t>Kundeansvar (rammeavtaler):</w:t>
      </w:r>
      <w:r>
        <w:t xml:space="preserve"> En dedikert ressurs for å bygge langsiktige kunderelasjoner og sikre integrasjon med kundenes verdikjeder gjennom skreddersydde avtaler.</w:t>
      </w:r>
    </w:p>
    <w:p w14:paraId="3034A1F3" w14:textId="77777777" w:rsidR="00DE27AD" w:rsidRDefault="00DE27AD" w:rsidP="00DE27AD">
      <w:pPr>
        <w:pStyle w:val="Merknadstekst"/>
      </w:pPr>
      <w:r>
        <w:t>Vi vil utnytte vårt etablerte nettverk i NECIA Tech Cluster og Aurelian Business Network for å identifisere kandidater og partnere med relevant erfaring, samt samarbeide med akademiske miljøer og teknologileverandører i Østfold og Norge for å sikre tilgang til toppkompetanse. Denne prosessen vil være målrettet og fleksibel, slik at vi kan skalere teamet i takt med finansiering og prosjektets utvikling.</w:t>
      </w:r>
    </w:p>
    <w:p w14:paraId="6E35BA12" w14:textId="77777777" w:rsidR="00DE27AD" w:rsidRDefault="00DE27AD" w:rsidP="00DE27AD">
      <w:pPr>
        <w:pStyle w:val="Merknadstekst"/>
      </w:pPr>
      <w:r>
        <w:rPr>
          <w:b/>
          <w:bCs/>
        </w:rPr>
        <w:t>Hvorfor vi er rett team:</w:t>
      </w:r>
      <w:r>
        <w:t xml:space="preserve"> Aurelian Manufacturings team kombinerer dyp industriell erfaring, teknologisk innovasjon og strategisk finansiell kompetanse for å realisere en banebrytende visjon: Europas første AI-orkestrerte, fullt autonome produksjonsplattform med integrerte humanoid roboter utviklet lokalt i Østfold. Vår bruk av regionalt utviklet teknologi styrker ikke bare innovasjonen, men også lokal verdiskaping og kompetansebygging i Østfold og Norge.</w:t>
      </w:r>
    </w:p>
    <w:p w14:paraId="1E3039BB" w14:textId="77777777" w:rsidR="00DE27AD" w:rsidRDefault="00DE27AD" w:rsidP="00DE27AD">
      <w:pPr>
        <w:pStyle w:val="Merknadstekst"/>
      </w:pPr>
      <w:r>
        <w:t>Tore og Andrés erfaring fra NECIA Tech Cluster, hvor de har utviklet teknologiske og industrielle nettverk, gir oss en solid plattform for å etablere Aurelian Business Network – et samarbeidsøkosystem som akselererer innovasjon og kompetansebygging. Med dokumentert evne til å sikre tålmodig kapital og bygge tillit hos industripartnere, er vi posisjonert til å ta Aurelian fra idé til en operativ, verdensledende fabrikk. Vårt team representerer den perfekte balansen mellom teknisk presisjon, strategisk visjon og gjennomføringskraft, noe som gjør oss unikt kvalifisert til å levere på målet om industriell suverenitet og autonom produksjon.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039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039BB" w16cid:durableId="38244F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FE22" w14:textId="77777777" w:rsidR="0007081D" w:rsidRDefault="0007081D" w:rsidP="00D53947">
      <w:pPr>
        <w:spacing w:after="0" w:line="240" w:lineRule="auto"/>
      </w:pPr>
      <w:r>
        <w:separator/>
      </w:r>
    </w:p>
  </w:endnote>
  <w:endnote w:type="continuationSeparator" w:id="0">
    <w:p w14:paraId="60ECF152" w14:textId="77777777" w:rsidR="0007081D" w:rsidRDefault="0007081D" w:rsidP="00D53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19559" w14:textId="77777777" w:rsidR="0007081D" w:rsidRDefault="0007081D" w:rsidP="00D53947">
      <w:pPr>
        <w:spacing w:after="0" w:line="240" w:lineRule="auto"/>
      </w:pPr>
      <w:r>
        <w:separator/>
      </w:r>
    </w:p>
  </w:footnote>
  <w:footnote w:type="continuationSeparator" w:id="0">
    <w:p w14:paraId="5CC1046E" w14:textId="77777777" w:rsidR="0007081D" w:rsidRDefault="0007081D" w:rsidP="00D53947">
      <w:pPr>
        <w:spacing w:after="0" w:line="240" w:lineRule="auto"/>
      </w:pPr>
      <w:r>
        <w:continuationSeparator/>
      </w:r>
    </w:p>
  </w:footnote>
  <w:footnote w:id="1">
    <w:p w14:paraId="0C386A79" w14:textId="77777777" w:rsidR="00E65488" w:rsidRDefault="00E65488">
      <w:pPr>
        <w:pStyle w:val="Fotnotetekst"/>
      </w:pPr>
      <w:ins w:id="12" w:author="André Tandberg" w:date="2025-11-02T10:27:00Z">
        <w:r>
          <w:rPr>
            <w:rStyle w:val="Fotnotereferanse"/>
          </w:rPr>
          <w:footnoteRef/>
        </w:r>
        <w:r>
          <w:t xml:space="preserve"> </w:t>
        </w:r>
        <w:r w:rsidRPr="00E65488">
          <w:t>https://www.prosess21.no/siteassets/ekspertgrupper/nye-rapporter/250318-digitalisering-i-prosessindustrien-2025-hovedrapport.pdf</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D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661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B61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D3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002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243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2A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B28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F2F68"/>
    <w:multiLevelType w:val="multilevel"/>
    <w:tmpl w:val="CB2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83F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81A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E70"/>
    <w:multiLevelType w:val="hybridMultilevel"/>
    <w:tmpl w:val="4D4A8402"/>
    <w:lvl w:ilvl="0" w:tplc="A5066ED8">
      <w:start w:val="1"/>
      <w:numFmt w:val="decimal"/>
      <w:lvlText w:val="%1."/>
      <w:lvlJc w:val="left"/>
      <w:pPr>
        <w:ind w:left="1440" w:hanging="360"/>
      </w:pPr>
    </w:lvl>
    <w:lvl w:ilvl="1" w:tplc="DF8CAE72">
      <w:start w:val="1"/>
      <w:numFmt w:val="decimal"/>
      <w:lvlText w:val="%2."/>
      <w:lvlJc w:val="left"/>
      <w:pPr>
        <w:ind w:left="1440" w:hanging="360"/>
      </w:pPr>
    </w:lvl>
    <w:lvl w:ilvl="2" w:tplc="F13C4C86">
      <w:start w:val="1"/>
      <w:numFmt w:val="decimal"/>
      <w:lvlText w:val="%3."/>
      <w:lvlJc w:val="left"/>
      <w:pPr>
        <w:ind w:left="1440" w:hanging="360"/>
      </w:pPr>
    </w:lvl>
    <w:lvl w:ilvl="3" w:tplc="1F7672C4">
      <w:start w:val="1"/>
      <w:numFmt w:val="decimal"/>
      <w:lvlText w:val="%4."/>
      <w:lvlJc w:val="left"/>
      <w:pPr>
        <w:ind w:left="1440" w:hanging="360"/>
      </w:pPr>
    </w:lvl>
    <w:lvl w:ilvl="4" w:tplc="65A84E24">
      <w:start w:val="1"/>
      <w:numFmt w:val="decimal"/>
      <w:lvlText w:val="%5."/>
      <w:lvlJc w:val="left"/>
      <w:pPr>
        <w:ind w:left="1440" w:hanging="360"/>
      </w:pPr>
    </w:lvl>
    <w:lvl w:ilvl="5" w:tplc="5464EF40">
      <w:start w:val="1"/>
      <w:numFmt w:val="decimal"/>
      <w:lvlText w:val="%6."/>
      <w:lvlJc w:val="left"/>
      <w:pPr>
        <w:ind w:left="1440" w:hanging="360"/>
      </w:pPr>
    </w:lvl>
    <w:lvl w:ilvl="6" w:tplc="33A6D7BC">
      <w:start w:val="1"/>
      <w:numFmt w:val="decimal"/>
      <w:lvlText w:val="%7."/>
      <w:lvlJc w:val="left"/>
      <w:pPr>
        <w:ind w:left="1440" w:hanging="360"/>
      </w:pPr>
    </w:lvl>
    <w:lvl w:ilvl="7" w:tplc="D47C4BA2">
      <w:start w:val="1"/>
      <w:numFmt w:val="decimal"/>
      <w:lvlText w:val="%8."/>
      <w:lvlJc w:val="left"/>
      <w:pPr>
        <w:ind w:left="1440" w:hanging="360"/>
      </w:pPr>
    </w:lvl>
    <w:lvl w:ilvl="8" w:tplc="0A06FF44">
      <w:start w:val="1"/>
      <w:numFmt w:val="decimal"/>
      <w:lvlText w:val="%9."/>
      <w:lvlJc w:val="left"/>
      <w:pPr>
        <w:ind w:left="1440" w:hanging="360"/>
      </w:pPr>
    </w:lvl>
  </w:abstractNum>
  <w:abstractNum w:abstractNumId="12" w15:restartNumberingAfterBreak="0">
    <w:nsid w:val="2CCE26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006E5"/>
    <w:multiLevelType w:val="multilevel"/>
    <w:tmpl w:val="49D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3AFCB"/>
    <w:multiLevelType w:val="hybridMultilevel"/>
    <w:tmpl w:val="91804BF6"/>
    <w:lvl w:ilvl="0" w:tplc="70CEF486">
      <w:start w:val="1"/>
      <w:numFmt w:val="bullet"/>
      <w:lvlText w:val=""/>
      <w:lvlJc w:val="left"/>
      <w:pPr>
        <w:ind w:left="720" w:hanging="360"/>
      </w:pPr>
      <w:rPr>
        <w:rFonts w:ascii="Symbol" w:hAnsi="Symbol" w:hint="default"/>
      </w:rPr>
    </w:lvl>
    <w:lvl w:ilvl="1" w:tplc="620CCB0E">
      <w:start w:val="1"/>
      <w:numFmt w:val="bullet"/>
      <w:lvlText w:val="o"/>
      <w:lvlJc w:val="left"/>
      <w:pPr>
        <w:ind w:left="1440" w:hanging="360"/>
      </w:pPr>
      <w:rPr>
        <w:rFonts w:ascii="Courier New" w:hAnsi="Courier New" w:hint="default"/>
      </w:rPr>
    </w:lvl>
    <w:lvl w:ilvl="2" w:tplc="595E07B4">
      <w:start w:val="1"/>
      <w:numFmt w:val="bullet"/>
      <w:lvlText w:val=""/>
      <w:lvlJc w:val="left"/>
      <w:pPr>
        <w:ind w:left="2160" w:hanging="360"/>
      </w:pPr>
      <w:rPr>
        <w:rFonts w:ascii="Wingdings" w:hAnsi="Wingdings" w:hint="default"/>
      </w:rPr>
    </w:lvl>
    <w:lvl w:ilvl="3" w:tplc="01DA55B2">
      <w:start w:val="1"/>
      <w:numFmt w:val="bullet"/>
      <w:lvlText w:val=""/>
      <w:lvlJc w:val="left"/>
      <w:pPr>
        <w:ind w:left="2880" w:hanging="360"/>
      </w:pPr>
      <w:rPr>
        <w:rFonts w:ascii="Symbol" w:hAnsi="Symbol" w:hint="default"/>
      </w:rPr>
    </w:lvl>
    <w:lvl w:ilvl="4" w:tplc="E7D68E8C">
      <w:start w:val="1"/>
      <w:numFmt w:val="bullet"/>
      <w:lvlText w:val="o"/>
      <w:lvlJc w:val="left"/>
      <w:pPr>
        <w:ind w:left="3600" w:hanging="360"/>
      </w:pPr>
      <w:rPr>
        <w:rFonts w:ascii="Courier New" w:hAnsi="Courier New" w:hint="default"/>
      </w:rPr>
    </w:lvl>
    <w:lvl w:ilvl="5" w:tplc="1778D054">
      <w:start w:val="1"/>
      <w:numFmt w:val="bullet"/>
      <w:lvlText w:val=""/>
      <w:lvlJc w:val="left"/>
      <w:pPr>
        <w:ind w:left="4320" w:hanging="360"/>
      </w:pPr>
      <w:rPr>
        <w:rFonts w:ascii="Wingdings" w:hAnsi="Wingdings" w:hint="default"/>
      </w:rPr>
    </w:lvl>
    <w:lvl w:ilvl="6" w:tplc="B96883FC">
      <w:start w:val="1"/>
      <w:numFmt w:val="bullet"/>
      <w:lvlText w:val=""/>
      <w:lvlJc w:val="left"/>
      <w:pPr>
        <w:ind w:left="5040" w:hanging="360"/>
      </w:pPr>
      <w:rPr>
        <w:rFonts w:ascii="Symbol" w:hAnsi="Symbol" w:hint="default"/>
      </w:rPr>
    </w:lvl>
    <w:lvl w:ilvl="7" w:tplc="F1DC2466">
      <w:start w:val="1"/>
      <w:numFmt w:val="bullet"/>
      <w:lvlText w:val="o"/>
      <w:lvlJc w:val="left"/>
      <w:pPr>
        <w:ind w:left="5760" w:hanging="360"/>
      </w:pPr>
      <w:rPr>
        <w:rFonts w:ascii="Courier New" w:hAnsi="Courier New" w:hint="default"/>
      </w:rPr>
    </w:lvl>
    <w:lvl w:ilvl="8" w:tplc="C786D5E0">
      <w:start w:val="1"/>
      <w:numFmt w:val="bullet"/>
      <w:lvlText w:val=""/>
      <w:lvlJc w:val="left"/>
      <w:pPr>
        <w:ind w:left="6480" w:hanging="360"/>
      </w:pPr>
      <w:rPr>
        <w:rFonts w:ascii="Wingdings" w:hAnsi="Wingdings" w:hint="default"/>
      </w:rPr>
    </w:lvl>
  </w:abstractNum>
  <w:abstractNum w:abstractNumId="15" w15:restartNumberingAfterBreak="0">
    <w:nsid w:val="32A10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749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969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66C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66DC3"/>
    <w:multiLevelType w:val="hybridMultilevel"/>
    <w:tmpl w:val="24263DAE"/>
    <w:lvl w:ilvl="0" w:tplc="9E641288">
      <w:start w:val="1"/>
      <w:numFmt w:val="bullet"/>
      <w:lvlText w:val=""/>
      <w:lvlJc w:val="left"/>
      <w:pPr>
        <w:ind w:left="720" w:hanging="360"/>
      </w:pPr>
      <w:rPr>
        <w:rFonts w:ascii="Symbol" w:hAnsi="Symbol" w:hint="default"/>
      </w:rPr>
    </w:lvl>
    <w:lvl w:ilvl="1" w:tplc="72188CC2">
      <w:start w:val="1"/>
      <w:numFmt w:val="bullet"/>
      <w:lvlText w:val="o"/>
      <w:lvlJc w:val="left"/>
      <w:pPr>
        <w:ind w:left="1440" w:hanging="360"/>
      </w:pPr>
      <w:rPr>
        <w:rFonts w:ascii="Courier New" w:hAnsi="Courier New" w:hint="default"/>
      </w:rPr>
    </w:lvl>
    <w:lvl w:ilvl="2" w:tplc="77A6B33E">
      <w:start w:val="1"/>
      <w:numFmt w:val="bullet"/>
      <w:lvlText w:val=""/>
      <w:lvlJc w:val="left"/>
      <w:pPr>
        <w:ind w:left="2160" w:hanging="360"/>
      </w:pPr>
      <w:rPr>
        <w:rFonts w:ascii="Wingdings" w:hAnsi="Wingdings" w:hint="default"/>
      </w:rPr>
    </w:lvl>
    <w:lvl w:ilvl="3" w:tplc="067E6BD0">
      <w:start w:val="1"/>
      <w:numFmt w:val="bullet"/>
      <w:lvlText w:val=""/>
      <w:lvlJc w:val="left"/>
      <w:pPr>
        <w:ind w:left="2880" w:hanging="360"/>
      </w:pPr>
      <w:rPr>
        <w:rFonts w:ascii="Symbol" w:hAnsi="Symbol" w:hint="default"/>
      </w:rPr>
    </w:lvl>
    <w:lvl w:ilvl="4" w:tplc="7FAEB05A">
      <w:start w:val="1"/>
      <w:numFmt w:val="bullet"/>
      <w:lvlText w:val="o"/>
      <w:lvlJc w:val="left"/>
      <w:pPr>
        <w:ind w:left="3600" w:hanging="360"/>
      </w:pPr>
      <w:rPr>
        <w:rFonts w:ascii="Courier New" w:hAnsi="Courier New" w:hint="default"/>
      </w:rPr>
    </w:lvl>
    <w:lvl w:ilvl="5" w:tplc="193C82D6">
      <w:start w:val="1"/>
      <w:numFmt w:val="bullet"/>
      <w:lvlText w:val=""/>
      <w:lvlJc w:val="left"/>
      <w:pPr>
        <w:ind w:left="4320" w:hanging="360"/>
      </w:pPr>
      <w:rPr>
        <w:rFonts w:ascii="Wingdings" w:hAnsi="Wingdings" w:hint="default"/>
      </w:rPr>
    </w:lvl>
    <w:lvl w:ilvl="6" w:tplc="E90E6BD8">
      <w:start w:val="1"/>
      <w:numFmt w:val="bullet"/>
      <w:lvlText w:val=""/>
      <w:lvlJc w:val="left"/>
      <w:pPr>
        <w:ind w:left="5040" w:hanging="360"/>
      </w:pPr>
      <w:rPr>
        <w:rFonts w:ascii="Symbol" w:hAnsi="Symbol" w:hint="default"/>
      </w:rPr>
    </w:lvl>
    <w:lvl w:ilvl="7" w:tplc="A71EB518">
      <w:start w:val="1"/>
      <w:numFmt w:val="bullet"/>
      <w:lvlText w:val="o"/>
      <w:lvlJc w:val="left"/>
      <w:pPr>
        <w:ind w:left="5760" w:hanging="360"/>
      </w:pPr>
      <w:rPr>
        <w:rFonts w:ascii="Courier New" w:hAnsi="Courier New" w:hint="default"/>
      </w:rPr>
    </w:lvl>
    <w:lvl w:ilvl="8" w:tplc="E2C8AED4">
      <w:start w:val="1"/>
      <w:numFmt w:val="bullet"/>
      <w:lvlText w:val=""/>
      <w:lvlJc w:val="left"/>
      <w:pPr>
        <w:ind w:left="6480" w:hanging="360"/>
      </w:pPr>
      <w:rPr>
        <w:rFonts w:ascii="Wingdings" w:hAnsi="Wingdings" w:hint="default"/>
      </w:rPr>
    </w:lvl>
  </w:abstractNum>
  <w:abstractNum w:abstractNumId="20" w15:restartNumberingAfterBreak="0">
    <w:nsid w:val="3AF809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6C1AB"/>
    <w:multiLevelType w:val="hybridMultilevel"/>
    <w:tmpl w:val="AD8A110E"/>
    <w:lvl w:ilvl="0" w:tplc="A30A58E8">
      <w:start w:val="1"/>
      <w:numFmt w:val="bullet"/>
      <w:lvlText w:val=""/>
      <w:lvlJc w:val="left"/>
      <w:pPr>
        <w:ind w:left="720" w:hanging="360"/>
      </w:pPr>
      <w:rPr>
        <w:rFonts w:ascii="Symbol" w:hAnsi="Symbol" w:hint="default"/>
      </w:rPr>
    </w:lvl>
    <w:lvl w:ilvl="1" w:tplc="301E5C12">
      <w:start w:val="1"/>
      <w:numFmt w:val="bullet"/>
      <w:lvlText w:val="o"/>
      <w:lvlJc w:val="left"/>
      <w:pPr>
        <w:ind w:left="1440" w:hanging="360"/>
      </w:pPr>
      <w:rPr>
        <w:rFonts w:ascii="Courier New" w:hAnsi="Courier New" w:hint="default"/>
      </w:rPr>
    </w:lvl>
    <w:lvl w:ilvl="2" w:tplc="B90EDF50">
      <w:start w:val="1"/>
      <w:numFmt w:val="bullet"/>
      <w:lvlText w:val=""/>
      <w:lvlJc w:val="left"/>
      <w:pPr>
        <w:ind w:left="2160" w:hanging="360"/>
      </w:pPr>
      <w:rPr>
        <w:rFonts w:ascii="Wingdings" w:hAnsi="Wingdings" w:hint="default"/>
      </w:rPr>
    </w:lvl>
    <w:lvl w:ilvl="3" w:tplc="C3B47CF8">
      <w:start w:val="1"/>
      <w:numFmt w:val="bullet"/>
      <w:lvlText w:val=""/>
      <w:lvlJc w:val="left"/>
      <w:pPr>
        <w:ind w:left="2880" w:hanging="360"/>
      </w:pPr>
      <w:rPr>
        <w:rFonts w:ascii="Symbol" w:hAnsi="Symbol" w:hint="default"/>
      </w:rPr>
    </w:lvl>
    <w:lvl w:ilvl="4" w:tplc="D30C0F80">
      <w:start w:val="1"/>
      <w:numFmt w:val="bullet"/>
      <w:lvlText w:val="o"/>
      <w:lvlJc w:val="left"/>
      <w:pPr>
        <w:ind w:left="3600" w:hanging="360"/>
      </w:pPr>
      <w:rPr>
        <w:rFonts w:ascii="Courier New" w:hAnsi="Courier New" w:hint="default"/>
      </w:rPr>
    </w:lvl>
    <w:lvl w:ilvl="5" w:tplc="2190D89C">
      <w:start w:val="1"/>
      <w:numFmt w:val="bullet"/>
      <w:lvlText w:val=""/>
      <w:lvlJc w:val="left"/>
      <w:pPr>
        <w:ind w:left="4320" w:hanging="360"/>
      </w:pPr>
      <w:rPr>
        <w:rFonts w:ascii="Wingdings" w:hAnsi="Wingdings" w:hint="default"/>
      </w:rPr>
    </w:lvl>
    <w:lvl w:ilvl="6" w:tplc="76980A3E">
      <w:start w:val="1"/>
      <w:numFmt w:val="bullet"/>
      <w:lvlText w:val=""/>
      <w:lvlJc w:val="left"/>
      <w:pPr>
        <w:ind w:left="5040" w:hanging="360"/>
      </w:pPr>
      <w:rPr>
        <w:rFonts w:ascii="Symbol" w:hAnsi="Symbol" w:hint="default"/>
      </w:rPr>
    </w:lvl>
    <w:lvl w:ilvl="7" w:tplc="56D48E50">
      <w:start w:val="1"/>
      <w:numFmt w:val="bullet"/>
      <w:lvlText w:val="o"/>
      <w:lvlJc w:val="left"/>
      <w:pPr>
        <w:ind w:left="5760" w:hanging="360"/>
      </w:pPr>
      <w:rPr>
        <w:rFonts w:ascii="Courier New" w:hAnsi="Courier New" w:hint="default"/>
      </w:rPr>
    </w:lvl>
    <w:lvl w:ilvl="8" w:tplc="26CEF836">
      <w:start w:val="1"/>
      <w:numFmt w:val="bullet"/>
      <w:lvlText w:val=""/>
      <w:lvlJc w:val="left"/>
      <w:pPr>
        <w:ind w:left="6480" w:hanging="360"/>
      </w:pPr>
      <w:rPr>
        <w:rFonts w:ascii="Wingdings" w:hAnsi="Wingdings" w:hint="default"/>
      </w:rPr>
    </w:lvl>
  </w:abstractNum>
  <w:abstractNum w:abstractNumId="22" w15:restartNumberingAfterBreak="0">
    <w:nsid w:val="4206124D"/>
    <w:multiLevelType w:val="hybridMultilevel"/>
    <w:tmpl w:val="94F872C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7914C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87F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01F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A6E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B1A15"/>
    <w:multiLevelType w:val="multilevel"/>
    <w:tmpl w:val="BF1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439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C5C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8CFD7"/>
    <w:multiLevelType w:val="hybridMultilevel"/>
    <w:tmpl w:val="C362226C"/>
    <w:lvl w:ilvl="0" w:tplc="EE329B64">
      <w:start w:val="1"/>
      <w:numFmt w:val="bullet"/>
      <w:lvlText w:val=""/>
      <w:lvlJc w:val="left"/>
      <w:pPr>
        <w:ind w:left="720" w:hanging="360"/>
      </w:pPr>
      <w:rPr>
        <w:rFonts w:ascii="Symbol" w:hAnsi="Symbol" w:hint="default"/>
      </w:rPr>
    </w:lvl>
    <w:lvl w:ilvl="1" w:tplc="D1D45C8A">
      <w:start w:val="1"/>
      <w:numFmt w:val="bullet"/>
      <w:lvlText w:val="o"/>
      <w:lvlJc w:val="left"/>
      <w:pPr>
        <w:ind w:left="1440" w:hanging="360"/>
      </w:pPr>
      <w:rPr>
        <w:rFonts w:ascii="Courier New" w:hAnsi="Courier New" w:hint="default"/>
      </w:rPr>
    </w:lvl>
    <w:lvl w:ilvl="2" w:tplc="8BC469F2">
      <w:start w:val="1"/>
      <w:numFmt w:val="bullet"/>
      <w:lvlText w:val=""/>
      <w:lvlJc w:val="left"/>
      <w:pPr>
        <w:ind w:left="2160" w:hanging="360"/>
      </w:pPr>
      <w:rPr>
        <w:rFonts w:ascii="Wingdings" w:hAnsi="Wingdings" w:hint="default"/>
      </w:rPr>
    </w:lvl>
    <w:lvl w:ilvl="3" w:tplc="06BCA6F2">
      <w:start w:val="1"/>
      <w:numFmt w:val="bullet"/>
      <w:lvlText w:val=""/>
      <w:lvlJc w:val="left"/>
      <w:pPr>
        <w:ind w:left="2880" w:hanging="360"/>
      </w:pPr>
      <w:rPr>
        <w:rFonts w:ascii="Symbol" w:hAnsi="Symbol" w:hint="default"/>
      </w:rPr>
    </w:lvl>
    <w:lvl w:ilvl="4" w:tplc="2B1E69F0">
      <w:start w:val="1"/>
      <w:numFmt w:val="bullet"/>
      <w:lvlText w:val="o"/>
      <w:lvlJc w:val="left"/>
      <w:pPr>
        <w:ind w:left="3600" w:hanging="360"/>
      </w:pPr>
      <w:rPr>
        <w:rFonts w:ascii="Courier New" w:hAnsi="Courier New" w:hint="default"/>
      </w:rPr>
    </w:lvl>
    <w:lvl w:ilvl="5" w:tplc="A81CBA1A">
      <w:start w:val="1"/>
      <w:numFmt w:val="bullet"/>
      <w:lvlText w:val=""/>
      <w:lvlJc w:val="left"/>
      <w:pPr>
        <w:ind w:left="4320" w:hanging="360"/>
      </w:pPr>
      <w:rPr>
        <w:rFonts w:ascii="Wingdings" w:hAnsi="Wingdings" w:hint="default"/>
      </w:rPr>
    </w:lvl>
    <w:lvl w:ilvl="6" w:tplc="F216BBE4">
      <w:start w:val="1"/>
      <w:numFmt w:val="bullet"/>
      <w:lvlText w:val=""/>
      <w:lvlJc w:val="left"/>
      <w:pPr>
        <w:ind w:left="5040" w:hanging="360"/>
      </w:pPr>
      <w:rPr>
        <w:rFonts w:ascii="Symbol" w:hAnsi="Symbol" w:hint="default"/>
      </w:rPr>
    </w:lvl>
    <w:lvl w:ilvl="7" w:tplc="BC28DF86">
      <w:start w:val="1"/>
      <w:numFmt w:val="bullet"/>
      <w:lvlText w:val="o"/>
      <w:lvlJc w:val="left"/>
      <w:pPr>
        <w:ind w:left="5760" w:hanging="360"/>
      </w:pPr>
      <w:rPr>
        <w:rFonts w:ascii="Courier New" w:hAnsi="Courier New" w:hint="default"/>
      </w:rPr>
    </w:lvl>
    <w:lvl w:ilvl="8" w:tplc="D52E0248">
      <w:start w:val="1"/>
      <w:numFmt w:val="bullet"/>
      <w:lvlText w:val=""/>
      <w:lvlJc w:val="left"/>
      <w:pPr>
        <w:ind w:left="6480" w:hanging="360"/>
      </w:pPr>
      <w:rPr>
        <w:rFonts w:ascii="Wingdings" w:hAnsi="Wingdings" w:hint="default"/>
      </w:rPr>
    </w:lvl>
  </w:abstractNum>
  <w:abstractNum w:abstractNumId="31" w15:restartNumberingAfterBreak="0">
    <w:nsid w:val="52762D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C51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85AE8"/>
    <w:multiLevelType w:val="hybridMultilevel"/>
    <w:tmpl w:val="D326112A"/>
    <w:lvl w:ilvl="0" w:tplc="D7A0C154">
      <w:start w:val="1"/>
      <w:numFmt w:val="bullet"/>
      <w:lvlText w:val=""/>
      <w:lvlJc w:val="left"/>
      <w:pPr>
        <w:ind w:left="720" w:hanging="360"/>
      </w:pPr>
      <w:rPr>
        <w:rFonts w:ascii="Symbol" w:hAnsi="Symbol" w:hint="default"/>
      </w:rPr>
    </w:lvl>
    <w:lvl w:ilvl="1" w:tplc="6FC6762E">
      <w:start w:val="1"/>
      <w:numFmt w:val="bullet"/>
      <w:lvlText w:val="o"/>
      <w:lvlJc w:val="left"/>
      <w:pPr>
        <w:ind w:left="1440" w:hanging="360"/>
      </w:pPr>
      <w:rPr>
        <w:rFonts w:ascii="Courier New" w:hAnsi="Courier New" w:hint="default"/>
      </w:rPr>
    </w:lvl>
    <w:lvl w:ilvl="2" w:tplc="60D080D2">
      <w:start w:val="1"/>
      <w:numFmt w:val="bullet"/>
      <w:lvlText w:val=""/>
      <w:lvlJc w:val="left"/>
      <w:pPr>
        <w:ind w:left="2160" w:hanging="360"/>
      </w:pPr>
      <w:rPr>
        <w:rFonts w:ascii="Wingdings" w:hAnsi="Wingdings" w:hint="default"/>
      </w:rPr>
    </w:lvl>
    <w:lvl w:ilvl="3" w:tplc="A0E057F6">
      <w:start w:val="1"/>
      <w:numFmt w:val="bullet"/>
      <w:lvlText w:val=""/>
      <w:lvlJc w:val="left"/>
      <w:pPr>
        <w:ind w:left="2880" w:hanging="360"/>
      </w:pPr>
      <w:rPr>
        <w:rFonts w:ascii="Symbol" w:hAnsi="Symbol" w:hint="default"/>
      </w:rPr>
    </w:lvl>
    <w:lvl w:ilvl="4" w:tplc="EF728992">
      <w:start w:val="1"/>
      <w:numFmt w:val="bullet"/>
      <w:lvlText w:val="o"/>
      <w:lvlJc w:val="left"/>
      <w:pPr>
        <w:ind w:left="3600" w:hanging="360"/>
      </w:pPr>
      <w:rPr>
        <w:rFonts w:ascii="Courier New" w:hAnsi="Courier New" w:hint="default"/>
      </w:rPr>
    </w:lvl>
    <w:lvl w:ilvl="5" w:tplc="43D245F6">
      <w:start w:val="1"/>
      <w:numFmt w:val="bullet"/>
      <w:lvlText w:val=""/>
      <w:lvlJc w:val="left"/>
      <w:pPr>
        <w:ind w:left="4320" w:hanging="360"/>
      </w:pPr>
      <w:rPr>
        <w:rFonts w:ascii="Wingdings" w:hAnsi="Wingdings" w:hint="default"/>
      </w:rPr>
    </w:lvl>
    <w:lvl w:ilvl="6" w:tplc="4904A634">
      <w:start w:val="1"/>
      <w:numFmt w:val="bullet"/>
      <w:lvlText w:val=""/>
      <w:lvlJc w:val="left"/>
      <w:pPr>
        <w:ind w:left="5040" w:hanging="360"/>
      </w:pPr>
      <w:rPr>
        <w:rFonts w:ascii="Symbol" w:hAnsi="Symbol" w:hint="default"/>
      </w:rPr>
    </w:lvl>
    <w:lvl w:ilvl="7" w:tplc="B440979A">
      <w:start w:val="1"/>
      <w:numFmt w:val="bullet"/>
      <w:lvlText w:val="o"/>
      <w:lvlJc w:val="left"/>
      <w:pPr>
        <w:ind w:left="5760" w:hanging="360"/>
      </w:pPr>
      <w:rPr>
        <w:rFonts w:ascii="Courier New" w:hAnsi="Courier New" w:hint="default"/>
      </w:rPr>
    </w:lvl>
    <w:lvl w:ilvl="8" w:tplc="80221096">
      <w:start w:val="1"/>
      <w:numFmt w:val="bullet"/>
      <w:lvlText w:val=""/>
      <w:lvlJc w:val="left"/>
      <w:pPr>
        <w:ind w:left="6480" w:hanging="360"/>
      </w:pPr>
      <w:rPr>
        <w:rFonts w:ascii="Wingdings" w:hAnsi="Wingdings" w:hint="default"/>
      </w:rPr>
    </w:lvl>
  </w:abstractNum>
  <w:abstractNum w:abstractNumId="34" w15:restartNumberingAfterBreak="0">
    <w:nsid w:val="5BDD05D0"/>
    <w:multiLevelType w:val="multilevel"/>
    <w:tmpl w:val="6D24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513A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106BA"/>
    <w:multiLevelType w:val="hybridMultilevel"/>
    <w:tmpl w:val="7A768642"/>
    <w:lvl w:ilvl="0" w:tplc="39747846">
      <w:start w:val="1"/>
      <w:numFmt w:val="bullet"/>
      <w:lvlText w:val=""/>
      <w:lvlJc w:val="left"/>
      <w:pPr>
        <w:ind w:left="1080" w:hanging="360"/>
      </w:pPr>
      <w:rPr>
        <w:rFonts w:ascii="Symbol" w:hAnsi="Symbol"/>
      </w:rPr>
    </w:lvl>
    <w:lvl w:ilvl="1" w:tplc="85209888">
      <w:start w:val="1"/>
      <w:numFmt w:val="bullet"/>
      <w:lvlText w:val=""/>
      <w:lvlJc w:val="left"/>
      <w:pPr>
        <w:ind w:left="1080" w:hanging="360"/>
      </w:pPr>
      <w:rPr>
        <w:rFonts w:ascii="Symbol" w:hAnsi="Symbol"/>
      </w:rPr>
    </w:lvl>
    <w:lvl w:ilvl="2" w:tplc="42F876C2">
      <w:start w:val="1"/>
      <w:numFmt w:val="bullet"/>
      <w:lvlText w:val=""/>
      <w:lvlJc w:val="left"/>
      <w:pPr>
        <w:ind w:left="1080" w:hanging="360"/>
      </w:pPr>
      <w:rPr>
        <w:rFonts w:ascii="Symbol" w:hAnsi="Symbol"/>
      </w:rPr>
    </w:lvl>
    <w:lvl w:ilvl="3" w:tplc="5F000442">
      <w:start w:val="1"/>
      <w:numFmt w:val="bullet"/>
      <w:lvlText w:val=""/>
      <w:lvlJc w:val="left"/>
      <w:pPr>
        <w:ind w:left="1080" w:hanging="360"/>
      </w:pPr>
      <w:rPr>
        <w:rFonts w:ascii="Symbol" w:hAnsi="Symbol"/>
      </w:rPr>
    </w:lvl>
    <w:lvl w:ilvl="4" w:tplc="CA383A96">
      <w:start w:val="1"/>
      <w:numFmt w:val="bullet"/>
      <w:lvlText w:val=""/>
      <w:lvlJc w:val="left"/>
      <w:pPr>
        <w:ind w:left="1080" w:hanging="360"/>
      </w:pPr>
      <w:rPr>
        <w:rFonts w:ascii="Symbol" w:hAnsi="Symbol"/>
      </w:rPr>
    </w:lvl>
    <w:lvl w:ilvl="5" w:tplc="D6004686">
      <w:start w:val="1"/>
      <w:numFmt w:val="bullet"/>
      <w:lvlText w:val=""/>
      <w:lvlJc w:val="left"/>
      <w:pPr>
        <w:ind w:left="1080" w:hanging="360"/>
      </w:pPr>
      <w:rPr>
        <w:rFonts w:ascii="Symbol" w:hAnsi="Symbol"/>
      </w:rPr>
    </w:lvl>
    <w:lvl w:ilvl="6" w:tplc="E0001AD6">
      <w:start w:val="1"/>
      <w:numFmt w:val="bullet"/>
      <w:lvlText w:val=""/>
      <w:lvlJc w:val="left"/>
      <w:pPr>
        <w:ind w:left="1080" w:hanging="360"/>
      </w:pPr>
      <w:rPr>
        <w:rFonts w:ascii="Symbol" w:hAnsi="Symbol"/>
      </w:rPr>
    </w:lvl>
    <w:lvl w:ilvl="7" w:tplc="FD600CB2">
      <w:start w:val="1"/>
      <w:numFmt w:val="bullet"/>
      <w:lvlText w:val=""/>
      <w:lvlJc w:val="left"/>
      <w:pPr>
        <w:ind w:left="1080" w:hanging="360"/>
      </w:pPr>
      <w:rPr>
        <w:rFonts w:ascii="Symbol" w:hAnsi="Symbol"/>
      </w:rPr>
    </w:lvl>
    <w:lvl w:ilvl="8" w:tplc="6442C428">
      <w:start w:val="1"/>
      <w:numFmt w:val="bullet"/>
      <w:lvlText w:val=""/>
      <w:lvlJc w:val="left"/>
      <w:pPr>
        <w:ind w:left="1080" w:hanging="360"/>
      </w:pPr>
      <w:rPr>
        <w:rFonts w:ascii="Symbol" w:hAnsi="Symbol"/>
      </w:rPr>
    </w:lvl>
  </w:abstractNum>
  <w:abstractNum w:abstractNumId="37" w15:restartNumberingAfterBreak="0">
    <w:nsid w:val="607959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11A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315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3B4D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33C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67F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072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B851F"/>
    <w:multiLevelType w:val="hybridMultilevel"/>
    <w:tmpl w:val="FE02509E"/>
    <w:lvl w:ilvl="0" w:tplc="0CC8C5CE">
      <w:start w:val="1"/>
      <w:numFmt w:val="bullet"/>
      <w:lvlText w:val=""/>
      <w:lvlJc w:val="left"/>
      <w:pPr>
        <w:ind w:left="720" w:hanging="360"/>
      </w:pPr>
      <w:rPr>
        <w:rFonts w:ascii="Symbol" w:hAnsi="Symbol" w:hint="default"/>
      </w:rPr>
    </w:lvl>
    <w:lvl w:ilvl="1" w:tplc="2966ADA4">
      <w:start w:val="1"/>
      <w:numFmt w:val="bullet"/>
      <w:lvlText w:val="o"/>
      <w:lvlJc w:val="left"/>
      <w:pPr>
        <w:ind w:left="1440" w:hanging="360"/>
      </w:pPr>
      <w:rPr>
        <w:rFonts w:ascii="Courier New" w:hAnsi="Courier New" w:hint="default"/>
      </w:rPr>
    </w:lvl>
    <w:lvl w:ilvl="2" w:tplc="F9DE416A">
      <w:start w:val="1"/>
      <w:numFmt w:val="bullet"/>
      <w:lvlText w:val=""/>
      <w:lvlJc w:val="left"/>
      <w:pPr>
        <w:ind w:left="2160" w:hanging="360"/>
      </w:pPr>
      <w:rPr>
        <w:rFonts w:ascii="Wingdings" w:hAnsi="Wingdings" w:hint="default"/>
      </w:rPr>
    </w:lvl>
    <w:lvl w:ilvl="3" w:tplc="FC084772">
      <w:start w:val="1"/>
      <w:numFmt w:val="bullet"/>
      <w:lvlText w:val=""/>
      <w:lvlJc w:val="left"/>
      <w:pPr>
        <w:ind w:left="2880" w:hanging="360"/>
      </w:pPr>
      <w:rPr>
        <w:rFonts w:ascii="Symbol" w:hAnsi="Symbol" w:hint="default"/>
      </w:rPr>
    </w:lvl>
    <w:lvl w:ilvl="4" w:tplc="475A9F56">
      <w:start w:val="1"/>
      <w:numFmt w:val="bullet"/>
      <w:lvlText w:val="o"/>
      <w:lvlJc w:val="left"/>
      <w:pPr>
        <w:ind w:left="3600" w:hanging="360"/>
      </w:pPr>
      <w:rPr>
        <w:rFonts w:ascii="Courier New" w:hAnsi="Courier New" w:hint="default"/>
      </w:rPr>
    </w:lvl>
    <w:lvl w:ilvl="5" w:tplc="357428AC">
      <w:start w:val="1"/>
      <w:numFmt w:val="bullet"/>
      <w:lvlText w:val=""/>
      <w:lvlJc w:val="left"/>
      <w:pPr>
        <w:ind w:left="4320" w:hanging="360"/>
      </w:pPr>
      <w:rPr>
        <w:rFonts w:ascii="Wingdings" w:hAnsi="Wingdings" w:hint="default"/>
      </w:rPr>
    </w:lvl>
    <w:lvl w:ilvl="6" w:tplc="A13CE2AE">
      <w:start w:val="1"/>
      <w:numFmt w:val="bullet"/>
      <w:lvlText w:val=""/>
      <w:lvlJc w:val="left"/>
      <w:pPr>
        <w:ind w:left="5040" w:hanging="360"/>
      </w:pPr>
      <w:rPr>
        <w:rFonts w:ascii="Symbol" w:hAnsi="Symbol" w:hint="default"/>
      </w:rPr>
    </w:lvl>
    <w:lvl w:ilvl="7" w:tplc="C4987E98">
      <w:start w:val="1"/>
      <w:numFmt w:val="bullet"/>
      <w:lvlText w:val="o"/>
      <w:lvlJc w:val="left"/>
      <w:pPr>
        <w:ind w:left="5760" w:hanging="360"/>
      </w:pPr>
      <w:rPr>
        <w:rFonts w:ascii="Courier New" w:hAnsi="Courier New" w:hint="default"/>
      </w:rPr>
    </w:lvl>
    <w:lvl w:ilvl="8" w:tplc="EC10AE56">
      <w:start w:val="1"/>
      <w:numFmt w:val="bullet"/>
      <w:lvlText w:val=""/>
      <w:lvlJc w:val="left"/>
      <w:pPr>
        <w:ind w:left="6480" w:hanging="360"/>
      </w:pPr>
      <w:rPr>
        <w:rFonts w:ascii="Wingdings" w:hAnsi="Wingdings" w:hint="default"/>
      </w:rPr>
    </w:lvl>
  </w:abstractNum>
  <w:abstractNum w:abstractNumId="45" w15:restartNumberingAfterBreak="0">
    <w:nsid w:val="69B63D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D265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32F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D19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3C7C7"/>
    <w:multiLevelType w:val="hybridMultilevel"/>
    <w:tmpl w:val="3E163C08"/>
    <w:lvl w:ilvl="0" w:tplc="851E4A92">
      <w:start w:val="1"/>
      <w:numFmt w:val="bullet"/>
      <w:lvlText w:val=""/>
      <w:lvlJc w:val="left"/>
      <w:pPr>
        <w:ind w:left="720" w:hanging="360"/>
      </w:pPr>
      <w:rPr>
        <w:rFonts w:ascii="Symbol" w:hAnsi="Symbol" w:hint="default"/>
      </w:rPr>
    </w:lvl>
    <w:lvl w:ilvl="1" w:tplc="3988679E">
      <w:start w:val="1"/>
      <w:numFmt w:val="bullet"/>
      <w:lvlText w:val="o"/>
      <w:lvlJc w:val="left"/>
      <w:pPr>
        <w:ind w:left="1440" w:hanging="360"/>
      </w:pPr>
      <w:rPr>
        <w:rFonts w:ascii="Courier New" w:hAnsi="Courier New" w:hint="default"/>
      </w:rPr>
    </w:lvl>
    <w:lvl w:ilvl="2" w:tplc="AC70DE32">
      <w:start w:val="1"/>
      <w:numFmt w:val="bullet"/>
      <w:lvlText w:val=""/>
      <w:lvlJc w:val="left"/>
      <w:pPr>
        <w:ind w:left="2160" w:hanging="360"/>
      </w:pPr>
      <w:rPr>
        <w:rFonts w:ascii="Wingdings" w:hAnsi="Wingdings" w:hint="default"/>
      </w:rPr>
    </w:lvl>
    <w:lvl w:ilvl="3" w:tplc="D79CFCDA">
      <w:start w:val="1"/>
      <w:numFmt w:val="bullet"/>
      <w:lvlText w:val=""/>
      <w:lvlJc w:val="left"/>
      <w:pPr>
        <w:ind w:left="2880" w:hanging="360"/>
      </w:pPr>
      <w:rPr>
        <w:rFonts w:ascii="Symbol" w:hAnsi="Symbol" w:hint="default"/>
      </w:rPr>
    </w:lvl>
    <w:lvl w:ilvl="4" w:tplc="DAFE04CC">
      <w:start w:val="1"/>
      <w:numFmt w:val="bullet"/>
      <w:lvlText w:val="o"/>
      <w:lvlJc w:val="left"/>
      <w:pPr>
        <w:ind w:left="3600" w:hanging="360"/>
      </w:pPr>
      <w:rPr>
        <w:rFonts w:ascii="Courier New" w:hAnsi="Courier New" w:hint="default"/>
      </w:rPr>
    </w:lvl>
    <w:lvl w:ilvl="5" w:tplc="760E686A">
      <w:start w:val="1"/>
      <w:numFmt w:val="bullet"/>
      <w:lvlText w:val=""/>
      <w:lvlJc w:val="left"/>
      <w:pPr>
        <w:ind w:left="4320" w:hanging="360"/>
      </w:pPr>
      <w:rPr>
        <w:rFonts w:ascii="Wingdings" w:hAnsi="Wingdings" w:hint="default"/>
      </w:rPr>
    </w:lvl>
    <w:lvl w:ilvl="6" w:tplc="2E2E0F20">
      <w:start w:val="1"/>
      <w:numFmt w:val="bullet"/>
      <w:lvlText w:val=""/>
      <w:lvlJc w:val="left"/>
      <w:pPr>
        <w:ind w:left="5040" w:hanging="360"/>
      </w:pPr>
      <w:rPr>
        <w:rFonts w:ascii="Symbol" w:hAnsi="Symbol" w:hint="default"/>
      </w:rPr>
    </w:lvl>
    <w:lvl w:ilvl="7" w:tplc="826C0076">
      <w:start w:val="1"/>
      <w:numFmt w:val="bullet"/>
      <w:lvlText w:val="o"/>
      <w:lvlJc w:val="left"/>
      <w:pPr>
        <w:ind w:left="5760" w:hanging="360"/>
      </w:pPr>
      <w:rPr>
        <w:rFonts w:ascii="Courier New" w:hAnsi="Courier New" w:hint="default"/>
      </w:rPr>
    </w:lvl>
    <w:lvl w:ilvl="8" w:tplc="28B88BA0">
      <w:start w:val="1"/>
      <w:numFmt w:val="bullet"/>
      <w:lvlText w:val=""/>
      <w:lvlJc w:val="left"/>
      <w:pPr>
        <w:ind w:left="6480" w:hanging="360"/>
      </w:pPr>
      <w:rPr>
        <w:rFonts w:ascii="Wingdings" w:hAnsi="Wingdings" w:hint="default"/>
      </w:rPr>
    </w:lvl>
  </w:abstractNum>
  <w:abstractNum w:abstractNumId="50" w15:restartNumberingAfterBreak="0">
    <w:nsid w:val="7B6E0C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0014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283620">
    <w:abstractNumId w:val="14"/>
  </w:num>
  <w:num w:numId="2" w16cid:durableId="592518691">
    <w:abstractNumId w:val="49"/>
  </w:num>
  <w:num w:numId="3" w16cid:durableId="1542932953">
    <w:abstractNumId w:val="30"/>
  </w:num>
  <w:num w:numId="4" w16cid:durableId="648706064">
    <w:abstractNumId w:val="44"/>
  </w:num>
  <w:num w:numId="5" w16cid:durableId="1583954952">
    <w:abstractNumId w:val="21"/>
  </w:num>
  <w:num w:numId="6" w16cid:durableId="550963521">
    <w:abstractNumId w:val="19"/>
  </w:num>
  <w:num w:numId="7" w16cid:durableId="1436900935">
    <w:abstractNumId w:val="33"/>
  </w:num>
  <w:num w:numId="8" w16cid:durableId="352414935">
    <w:abstractNumId w:val="5"/>
  </w:num>
  <w:num w:numId="9" w16cid:durableId="1336760514">
    <w:abstractNumId w:val="2"/>
  </w:num>
  <w:num w:numId="10" w16cid:durableId="1517500355">
    <w:abstractNumId w:val="17"/>
  </w:num>
  <w:num w:numId="11" w16cid:durableId="1865171587">
    <w:abstractNumId w:val="12"/>
  </w:num>
  <w:num w:numId="12" w16cid:durableId="1651396368">
    <w:abstractNumId w:val="50"/>
  </w:num>
  <w:num w:numId="13" w16cid:durableId="1740979781">
    <w:abstractNumId w:val="46"/>
  </w:num>
  <w:num w:numId="14" w16cid:durableId="226960367">
    <w:abstractNumId w:val="41"/>
  </w:num>
  <w:num w:numId="15" w16cid:durableId="903568279">
    <w:abstractNumId w:val="51"/>
  </w:num>
  <w:num w:numId="16" w16cid:durableId="192229790">
    <w:abstractNumId w:val="35"/>
  </w:num>
  <w:num w:numId="17" w16cid:durableId="1236667022">
    <w:abstractNumId w:val="42"/>
  </w:num>
  <w:num w:numId="18" w16cid:durableId="164324140">
    <w:abstractNumId w:val="25"/>
  </w:num>
  <w:num w:numId="19" w16cid:durableId="1507935171">
    <w:abstractNumId w:val="4"/>
  </w:num>
  <w:num w:numId="20" w16cid:durableId="1436247272">
    <w:abstractNumId w:val="6"/>
  </w:num>
  <w:num w:numId="21" w16cid:durableId="1671910970">
    <w:abstractNumId w:val="24"/>
  </w:num>
  <w:num w:numId="22" w16cid:durableId="1156610264">
    <w:abstractNumId w:val="7"/>
  </w:num>
  <w:num w:numId="23" w16cid:durableId="953250565">
    <w:abstractNumId w:val="29"/>
  </w:num>
  <w:num w:numId="24" w16cid:durableId="1712804973">
    <w:abstractNumId w:val="43"/>
  </w:num>
  <w:num w:numId="25" w16cid:durableId="719670692">
    <w:abstractNumId w:val="31"/>
  </w:num>
  <w:num w:numId="26" w16cid:durableId="1262182380">
    <w:abstractNumId w:val="32"/>
  </w:num>
  <w:num w:numId="27" w16cid:durableId="686903761">
    <w:abstractNumId w:val="26"/>
  </w:num>
  <w:num w:numId="28" w16cid:durableId="299966921">
    <w:abstractNumId w:val="0"/>
  </w:num>
  <w:num w:numId="29" w16cid:durableId="1721437944">
    <w:abstractNumId w:val="40"/>
  </w:num>
  <w:num w:numId="30" w16cid:durableId="1940212708">
    <w:abstractNumId w:val="15"/>
  </w:num>
  <w:num w:numId="31" w16cid:durableId="976489830">
    <w:abstractNumId w:val="1"/>
  </w:num>
  <w:num w:numId="32" w16cid:durableId="1186754005">
    <w:abstractNumId w:val="37"/>
  </w:num>
  <w:num w:numId="33" w16cid:durableId="1099712617">
    <w:abstractNumId w:val="45"/>
  </w:num>
  <w:num w:numId="34" w16cid:durableId="824854007">
    <w:abstractNumId w:val="38"/>
  </w:num>
  <w:num w:numId="35" w16cid:durableId="1745224180">
    <w:abstractNumId w:val="3"/>
  </w:num>
  <w:num w:numId="36" w16cid:durableId="503133036">
    <w:abstractNumId w:val="10"/>
  </w:num>
  <w:num w:numId="37" w16cid:durableId="1959600172">
    <w:abstractNumId w:val="28"/>
  </w:num>
  <w:num w:numId="38" w16cid:durableId="1737121461">
    <w:abstractNumId w:val="20"/>
  </w:num>
  <w:num w:numId="39" w16cid:durableId="88160640">
    <w:abstractNumId w:val="39"/>
  </w:num>
  <w:num w:numId="40" w16cid:durableId="868949356">
    <w:abstractNumId w:val="18"/>
  </w:num>
  <w:num w:numId="41" w16cid:durableId="2101027632">
    <w:abstractNumId w:val="23"/>
  </w:num>
  <w:num w:numId="42" w16cid:durableId="637147286">
    <w:abstractNumId w:val="9"/>
  </w:num>
  <w:num w:numId="43" w16cid:durableId="1830705577">
    <w:abstractNumId w:val="47"/>
  </w:num>
  <w:num w:numId="44" w16cid:durableId="2033139664">
    <w:abstractNumId w:val="48"/>
  </w:num>
  <w:num w:numId="45" w16cid:durableId="1306013278">
    <w:abstractNumId w:val="16"/>
  </w:num>
  <w:num w:numId="46" w16cid:durableId="429281477">
    <w:abstractNumId w:val="11"/>
  </w:num>
  <w:num w:numId="47" w16cid:durableId="1478037587">
    <w:abstractNumId w:val="36"/>
  </w:num>
  <w:num w:numId="48" w16cid:durableId="1967806723">
    <w:abstractNumId w:val="34"/>
  </w:num>
  <w:num w:numId="49" w16cid:durableId="129059996">
    <w:abstractNumId w:val="27"/>
  </w:num>
  <w:num w:numId="50" w16cid:durableId="1056513955">
    <w:abstractNumId w:val="13"/>
  </w:num>
  <w:num w:numId="51" w16cid:durableId="1575815553">
    <w:abstractNumId w:val="8"/>
  </w:num>
  <w:num w:numId="52" w16cid:durableId="1230388878">
    <w:abstractNumId w:val="2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re Ausland">
    <w15:presenceInfo w15:providerId="AD" w15:userId="S::ta@necia.no::aba57685-d7d9-45f9-a74d-a4b3d1096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trackRevision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91"/>
    <w:rsid w:val="0007081D"/>
    <w:rsid w:val="001421E4"/>
    <w:rsid w:val="0016519E"/>
    <w:rsid w:val="001F7262"/>
    <w:rsid w:val="002007A5"/>
    <w:rsid w:val="00236B31"/>
    <w:rsid w:val="00237283"/>
    <w:rsid w:val="002D1534"/>
    <w:rsid w:val="002E2B6C"/>
    <w:rsid w:val="0032407F"/>
    <w:rsid w:val="0033093A"/>
    <w:rsid w:val="00387EC6"/>
    <w:rsid w:val="003E2709"/>
    <w:rsid w:val="0044402D"/>
    <w:rsid w:val="0046557E"/>
    <w:rsid w:val="004877A4"/>
    <w:rsid w:val="004D01F8"/>
    <w:rsid w:val="005238A0"/>
    <w:rsid w:val="005416FF"/>
    <w:rsid w:val="005B6A36"/>
    <w:rsid w:val="00622031"/>
    <w:rsid w:val="006B0E0F"/>
    <w:rsid w:val="007A66E8"/>
    <w:rsid w:val="008A64EF"/>
    <w:rsid w:val="008B273D"/>
    <w:rsid w:val="00903F4B"/>
    <w:rsid w:val="009E52F1"/>
    <w:rsid w:val="00AA5184"/>
    <w:rsid w:val="00B33774"/>
    <w:rsid w:val="00BF43E0"/>
    <w:rsid w:val="00C71DF9"/>
    <w:rsid w:val="00CD5F41"/>
    <w:rsid w:val="00CE0C0A"/>
    <w:rsid w:val="00D27103"/>
    <w:rsid w:val="00D27BE9"/>
    <w:rsid w:val="00D53947"/>
    <w:rsid w:val="00DE27AD"/>
    <w:rsid w:val="00DE792D"/>
    <w:rsid w:val="00E1401E"/>
    <w:rsid w:val="00E25720"/>
    <w:rsid w:val="00E37064"/>
    <w:rsid w:val="00E40E1F"/>
    <w:rsid w:val="00E65488"/>
    <w:rsid w:val="00E87471"/>
    <w:rsid w:val="00EC3B91"/>
    <w:rsid w:val="00F84AA3"/>
    <w:rsid w:val="00FF128D"/>
    <w:rsid w:val="00FF4233"/>
    <w:rsid w:val="00FF7648"/>
    <w:rsid w:val="0A2027EC"/>
    <w:rsid w:val="0E03ADDC"/>
    <w:rsid w:val="0F0497CF"/>
    <w:rsid w:val="113E31E1"/>
    <w:rsid w:val="1C9D9EB3"/>
    <w:rsid w:val="1F914B3B"/>
    <w:rsid w:val="214F8668"/>
    <w:rsid w:val="2C8228CB"/>
    <w:rsid w:val="397888FC"/>
    <w:rsid w:val="3E323FC4"/>
    <w:rsid w:val="4C8183A1"/>
    <w:rsid w:val="4D81E8DA"/>
    <w:rsid w:val="5723ABBB"/>
    <w:rsid w:val="607C6847"/>
    <w:rsid w:val="61990376"/>
    <w:rsid w:val="64F0CADE"/>
    <w:rsid w:val="6963DC21"/>
    <w:rsid w:val="6D36E7C5"/>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F6FD65"/>
  <w14:defaultImageDpi w14:val="0"/>
  <w15:docId w15:val="{99DC0E63-8C11-4D88-8FB1-1D56BB291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nb-N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nb-NO"/>
    </w:rPr>
  </w:style>
  <w:style w:type="paragraph" w:styleId="Overskrift1">
    <w:name w:val="heading 1"/>
    <w:basedOn w:val="Normal"/>
    <w:link w:val="Overskrift1Tegn"/>
    <w:uiPriority w:val="9"/>
    <w:qFormat/>
    <w:rsid w:val="00E1401E"/>
    <w:pPr>
      <w:spacing w:before="100" w:beforeAutospacing="1" w:after="100" w:afterAutospacing="1" w:line="240" w:lineRule="auto"/>
      <w:outlineLvl w:val="0"/>
    </w:pPr>
    <w:rPr>
      <w:rFonts w:ascii="Times New Roman" w:hAnsi="Times New Roman"/>
      <w:b/>
      <w:bCs/>
      <w:kern w:val="36"/>
      <w:sz w:val="48"/>
      <w:szCs w:val="48"/>
    </w:rPr>
  </w:style>
  <w:style w:type="paragraph" w:styleId="Overskrift2">
    <w:name w:val="heading 2"/>
    <w:basedOn w:val="Normal"/>
    <w:link w:val="Overskrift2Tegn"/>
    <w:uiPriority w:val="9"/>
    <w:qFormat/>
    <w:rsid w:val="00E1401E"/>
    <w:pPr>
      <w:spacing w:before="100" w:beforeAutospacing="1" w:after="100" w:afterAutospacing="1" w:line="240" w:lineRule="auto"/>
      <w:outlineLvl w:val="1"/>
    </w:pPr>
    <w:rPr>
      <w:rFonts w:ascii="Times New Roman" w:hAnsi="Times New Roman"/>
      <w:b/>
      <w:bCs/>
      <w:kern w:val="0"/>
      <w:sz w:val="36"/>
      <w:szCs w:val="36"/>
    </w:rPr>
  </w:style>
  <w:style w:type="paragraph" w:styleId="Overskrift3">
    <w:name w:val="heading 3"/>
    <w:basedOn w:val="Normal"/>
    <w:next w:val="Normal"/>
    <w:uiPriority w:val="9"/>
    <w:unhideWhenUsed/>
    <w:qFormat/>
    <w:rsid w:val="4D81E8DA"/>
    <w:pPr>
      <w:keepNext/>
      <w:keepLines/>
      <w:spacing w:before="160" w:after="80"/>
      <w:outlineLvl w:val="2"/>
    </w:pPr>
    <w:rPr>
      <w:rFonts w:eastAsiaTheme="majorEastAsia" w:cstheme="majorBidi"/>
      <w:color w:val="2F5496" w:themeColor="accent1" w:themeShade="BF"/>
      <w:sz w:val="28"/>
      <w:szCs w:val="2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link w:val="Overskrift1"/>
    <w:uiPriority w:val="9"/>
    <w:rsid w:val="00E1401E"/>
    <w:rPr>
      <w:rFonts w:ascii="Times New Roman" w:hAnsi="Times New Roman" w:cs="Times New Roman"/>
      <w:b/>
      <w:bCs/>
      <w:kern w:val="36"/>
      <w:sz w:val="48"/>
      <w:szCs w:val="48"/>
    </w:rPr>
  </w:style>
  <w:style w:type="character" w:customStyle="1" w:styleId="Overskrift2Tegn">
    <w:name w:val="Overskrift 2 Tegn"/>
    <w:link w:val="Overskrift2"/>
    <w:uiPriority w:val="9"/>
    <w:rsid w:val="00E1401E"/>
    <w:rPr>
      <w:rFonts w:ascii="Times New Roman" w:hAnsi="Times New Roman" w:cs="Times New Roman"/>
      <w:b/>
      <w:bCs/>
      <w:kern w:val="0"/>
      <w:sz w:val="36"/>
      <w:szCs w:val="36"/>
    </w:rPr>
  </w:style>
  <w:style w:type="character" w:styleId="Hyperkobling">
    <w:name w:val="Hyperlink"/>
    <w:uiPriority w:val="99"/>
    <w:unhideWhenUsed/>
    <w:rsid w:val="00EC3B91"/>
    <w:rPr>
      <w:rFonts w:cs="Times New Roman"/>
      <w:color w:val="467886"/>
      <w:u w:val="single"/>
    </w:rPr>
  </w:style>
  <w:style w:type="character" w:styleId="Ulstomtale">
    <w:name w:val="Unresolved Mention"/>
    <w:uiPriority w:val="99"/>
    <w:semiHidden/>
    <w:unhideWhenUsed/>
    <w:rsid w:val="00EC3B91"/>
    <w:rPr>
      <w:rFonts w:cs="Times New Roman"/>
      <w:color w:val="605E5C"/>
      <w:shd w:val="clear" w:color="auto" w:fill="E1DFDD"/>
    </w:rPr>
  </w:style>
  <w:style w:type="paragraph" w:styleId="NormalWeb">
    <w:name w:val="Normal (Web)"/>
    <w:basedOn w:val="Normal"/>
    <w:uiPriority w:val="99"/>
    <w:semiHidden/>
    <w:unhideWhenUsed/>
    <w:rsid w:val="00E1401E"/>
    <w:pPr>
      <w:spacing w:before="100" w:beforeAutospacing="1" w:after="100" w:afterAutospacing="1" w:line="240" w:lineRule="auto"/>
    </w:pPr>
    <w:rPr>
      <w:rFonts w:ascii="Times New Roman" w:hAnsi="Times New Roman"/>
      <w:kern w:val="0"/>
    </w:rPr>
  </w:style>
  <w:style w:type="character" w:styleId="Sterk">
    <w:name w:val="Strong"/>
    <w:uiPriority w:val="22"/>
    <w:qFormat/>
    <w:rsid w:val="00E1401E"/>
    <w:rPr>
      <w:b/>
    </w:rPr>
  </w:style>
  <w:style w:type="character" w:styleId="Utheving">
    <w:name w:val="Emphasis"/>
    <w:uiPriority w:val="20"/>
    <w:qFormat/>
    <w:rsid w:val="00E1401E"/>
    <w:rPr>
      <w:i/>
    </w:rPr>
  </w:style>
  <w:style w:type="character" w:styleId="Merknadsreferanse">
    <w:name w:val="annotation reference"/>
    <w:uiPriority w:val="99"/>
    <w:semiHidden/>
    <w:unhideWhenUsed/>
    <w:rsid w:val="00F84AA3"/>
    <w:rPr>
      <w:sz w:val="16"/>
      <w:szCs w:val="16"/>
    </w:rPr>
  </w:style>
  <w:style w:type="paragraph" w:styleId="Merknadstekst">
    <w:name w:val="annotation text"/>
    <w:basedOn w:val="Normal"/>
    <w:link w:val="MerknadstekstTegn"/>
    <w:uiPriority w:val="99"/>
    <w:unhideWhenUsed/>
    <w:rsid w:val="00F84AA3"/>
    <w:rPr>
      <w:sz w:val="20"/>
      <w:szCs w:val="20"/>
    </w:rPr>
  </w:style>
  <w:style w:type="character" w:customStyle="1" w:styleId="MerknadstekstTegn">
    <w:name w:val="Merknadstekst Tegn"/>
    <w:link w:val="Merknadstekst"/>
    <w:uiPriority w:val="99"/>
    <w:rsid w:val="00F84AA3"/>
    <w:rPr>
      <w:sz w:val="20"/>
      <w:szCs w:val="20"/>
    </w:rPr>
  </w:style>
  <w:style w:type="paragraph" w:styleId="Kommentaremne">
    <w:name w:val="annotation subject"/>
    <w:basedOn w:val="Merknadstekst"/>
    <w:next w:val="Merknadstekst"/>
    <w:link w:val="KommentaremneTegn"/>
    <w:uiPriority w:val="99"/>
    <w:semiHidden/>
    <w:unhideWhenUsed/>
    <w:rsid w:val="00F84AA3"/>
    <w:rPr>
      <w:b/>
      <w:bCs/>
    </w:rPr>
  </w:style>
  <w:style w:type="character" w:customStyle="1" w:styleId="KommentaremneTegn">
    <w:name w:val="Kommentaremne Tegn"/>
    <w:link w:val="Kommentaremne"/>
    <w:uiPriority w:val="99"/>
    <w:semiHidden/>
    <w:rsid w:val="00F84AA3"/>
    <w:rPr>
      <w:b/>
      <w:bCs/>
      <w:sz w:val="20"/>
      <w:szCs w:val="20"/>
    </w:rPr>
  </w:style>
  <w:style w:type="paragraph" w:styleId="Revisjon">
    <w:name w:val="Revision"/>
    <w:hidden/>
    <w:uiPriority w:val="99"/>
    <w:semiHidden/>
    <w:rsid w:val="00CD5F41"/>
    <w:rPr>
      <w:kern w:val="2"/>
      <w:sz w:val="24"/>
      <w:szCs w:val="24"/>
      <w:lang w:eastAsia="nb-NO"/>
    </w:rPr>
  </w:style>
  <w:style w:type="paragraph" w:styleId="Fotnotetekst">
    <w:name w:val="footnote text"/>
    <w:basedOn w:val="Normal"/>
    <w:link w:val="FotnotetekstTegn"/>
    <w:uiPriority w:val="99"/>
    <w:semiHidden/>
    <w:unhideWhenUsed/>
    <w:rsid w:val="00D53947"/>
    <w:rPr>
      <w:sz w:val="20"/>
      <w:szCs w:val="20"/>
    </w:rPr>
  </w:style>
  <w:style w:type="character" w:customStyle="1" w:styleId="FotnotetekstTegn">
    <w:name w:val="Fotnotetekst Tegn"/>
    <w:link w:val="Fotnotetekst"/>
    <w:uiPriority w:val="99"/>
    <w:semiHidden/>
    <w:rsid w:val="00D53947"/>
    <w:rPr>
      <w:kern w:val="2"/>
    </w:rPr>
  </w:style>
  <w:style w:type="character" w:styleId="Fotnotereferanse">
    <w:name w:val="footnote reference"/>
    <w:uiPriority w:val="99"/>
    <w:semiHidden/>
    <w:unhideWhenUsed/>
    <w:rsid w:val="00D53947"/>
    <w:rPr>
      <w:vertAlign w:val="superscript"/>
    </w:rPr>
  </w:style>
  <w:style w:type="paragraph" w:styleId="Listeavsnitt">
    <w:name w:val="List Paragraph"/>
    <w:basedOn w:val="Normal"/>
    <w:uiPriority w:val="34"/>
    <w:qFormat/>
    <w:rsid w:val="4D81E8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59708b-de5b-43c9-ac48-861f3838d3aa">
      <Terms xmlns="http://schemas.microsoft.com/office/infopath/2007/PartnerControls"/>
    </lcf76f155ced4ddcb4097134ff3c332f>
    <TaxCatchAll xmlns="306a8216-b1df-4c7a-968a-5f7c9b4092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92232BA6A14D45B67465F659871138" ma:contentTypeVersion="10" ma:contentTypeDescription="Create a new document." ma:contentTypeScope="" ma:versionID="1301d49d3ff54cd9830c1f406b9bf43e">
  <xsd:schema xmlns:xsd="http://www.w3.org/2001/XMLSchema" xmlns:xs="http://www.w3.org/2001/XMLSchema" xmlns:p="http://schemas.microsoft.com/office/2006/metadata/properties" xmlns:ns2="6659708b-de5b-43c9-ac48-861f3838d3aa" xmlns:ns3="306a8216-b1df-4c7a-968a-5f7c9b4092c9" targetNamespace="http://schemas.microsoft.com/office/2006/metadata/properties" ma:root="true" ma:fieldsID="42513caed9922a0a6d76f39686097c5a" ns2:_="" ns3:_="">
    <xsd:import namespace="6659708b-de5b-43c9-ac48-861f3838d3aa"/>
    <xsd:import namespace="306a8216-b1df-4c7a-968a-5f7c9b4092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9708b-de5b-43c9-ac48-861f3838d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275e2a-bfdb-477c-8e50-53bef9c5b24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6a8216-b1df-4c7a-968a-5f7c9b4092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444ab8c-9b42-4b2c-85ac-5999c8a8dd8c}" ma:internalName="TaxCatchAll" ma:showField="CatchAllData" ma:web="306a8216-b1df-4c7a-968a-5f7c9b4092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9FB65-0487-462F-AFCA-DC199FAEE5FE}">
  <ds:schemaRefs>
    <ds:schemaRef ds:uri="http://schemas.microsoft.com/office/2006/metadata/properties"/>
    <ds:schemaRef ds:uri="http://schemas.microsoft.com/office/infopath/2007/PartnerControls"/>
    <ds:schemaRef ds:uri="6659708b-de5b-43c9-ac48-861f3838d3aa"/>
    <ds:schemaRef ds:uri="306a8216-b1df-4c7a-968a-5f7c9b4092c9"/>
  </ds:schemaRefs>
</ds:datastoreItem>
</file>

<file path=customXml/itemProps2.xml><?xml version="1.0" encoding="utf-8"?>
<ds:datastoreItem xmlns:ds="http://schemas.openxmlformats.org/officeDocument/2006/customXml" ds:itemID="{2B8D13CE-7E34-4FA5-BB05-80899CCC8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9708b-de5b-43c9-ac48-861f3838d3aa"/>
    <ds:schemaRef ds:uri="306a8216-b1df-4c7a-968a-5f7c9b409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3F4FA0-09B9-46E4-AFF6-176D95A0531F}">
  <ds:schemaRefs>
    <ds:schemaRef ds:uri="http://schemas.microsoft.com/sharepoint/v3/contenttype/forms"/>
  </ds:schemaRefs>
</ds:datastoreItem>
</file>

<file path=customXml/itemProps4.xml><?xml version="1.0" encoding="utf-8"?>
<ds:datastoreItem xmlns:ds="http://schemas.openxmlformats.org/officeDocument/2006/customXml" ds:itemID="{D0116A29-6BA6-49B3-BA7F-993AE7E8B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12</Pages>
  <Words>3817</Words>
  <Characters>20231</Characters>
  <Application>Microsoft Office Word</Application>
  <DocSecurity>0</DocSecurity>
  <Lines>168</Lines>
  <Paragraphs>47</Paragraphs>
  <ScaleCrop>false</ScaleCrop>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7</cp:revision>
  <dcterms:created xsi:type="dcterms:W3CDTF">2025-12-02T09:35:00Z</dcterms:created>
  <dcterms:modified xsi:type="dcterms:W3CDTF">2025-12-02T11:17:00Z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0x0101006B92232BA6A14D45B67465F659871138</vt:lpwstr>
  </property>
  <property fmtid="{D5CDD505-2E9C-101B-9397-08002B2CF9AE}" pid="3" name="MediaServiceImageTags">
    <vt:lpwstr/>
  </property>
</Properties>
</file>